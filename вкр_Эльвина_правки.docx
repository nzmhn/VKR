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91A" w:rsidRDefault="00C37771">
      <w:pPr>
        <w:keepNext/>
        <w:keepLines/>
        <w:spacing w:before="240" w:after="120"/>
        <w:jc w:val="center"/>
      </w:pPr>
      <w:r>
        <w:rPr>
          <w:b/>
          <w:bCs/>
          <w:color w:val="000000"/>
        </w:rPr>
        <w:t>ВВЕДЕНИЕ</w:t>
      </w:r>
    </w:p>
    <w:p w:rsidR="00CC791A" w:rsidRDefault="00C37771">
      <w:pPr>
        <w:ind w:firstLine="708"/>
      </w:pPr>
      <w:r>
        <w:rPr>
          <w:color w:val="000000"/>
        </w:rPr>
        <w:t>Актуальность темы выпускной квалификационной работы обусловлена переходом российского рынка биометрических технологий в стадию массовой коммерциализации при одновременном ужесточении регуляторного контура обработки биометрических персональных данных. По данным Банка России, за девять месяцев 2025 года в Российской Федерации совершено 145,9 млн биометрических платежей с оборотом 112,5 млрд рублей, а число зарегистрированных в Единой биометрической системе пользователей превысило десять миллионов. Федеральный закон от 29 декабря 2022 года № 572-ФЗ ограничил круг участников рынка аккредитованными операторами коммерческих биометрических систем, а федеральные законы № 420-ФЗ и № 421-ФЗ от 30 ноября 2024 года повысили ответственность за нарушения в сфере биометрии. В этих условиях для ПАО «Ак Барс Банк», получившего статус оператора КБС в 2023 году, разработка стратегии продвижения биометрического продукта Face2 становится самостоятельной управленческой задачей, решение которой определяет возможности масштабирования продукта на федеральный рынок.</w:t>
      </w:r>
    </w:p>
    <w:p w:rsidR="00CC791A" w:rsidRDefault="00C37771">
      <w:pPr>
        <w:ind w:firstLine="708"/>
      </w:pPr>
      <w:r>
        <w:rPr>
          <w:color w:val="000000"/>
        </w:rPr>
        <w:t>Степень разработанности проблемы характеризуется неравномерностью научного освоения смежных областей. Теоретические основы маркетинга инноваций и стратегического управления продвижением новых продуктов раскрыты в работах Ф. Котлера, Й. Шумпетера, Э. Роджерса, Г. Л. Багиева, Р. А. Фатхутдинова, П. Н. Завлина, А. А. Трифиловой. Вопросы банковского маркетинга и цифровой трансформации финансовых организаций представлены в современных публикациях по финансовому сектору. Вместе с тем продвижение биометрических технологий рассматривается преимущественно в правовом и техническом аспектах, тогда как комплексные маркетинговые модели, учитывающие двухуровневую структуру продаж, привязку к государственной инфраструктуре ЕБС и необходимость преодоления психологических барьеров аудитории, остаются недостаточно проработанными.</w:t>
      </w:r>
    </w:p>
    <w:p w:rsidR="009575DA" w:rsidRDefault="009575DA" w:rsidP="009575DA">
      <w:pPr>
        <w:ind w:firstLine="709"/>
        <w:rPr>
          <w:szCs w:val="24"/>
        </w:rPr>
      </w:pPr>
      <w:r>
        <w:rPr>
          <w:szCs w:val="24"/>
        </w:rPr>
        <w:lastRenderedPageBreak/>
        <w:t>Целью выпускной квалификационной работы является исследование теоретических подходов к маркетингу инноваций и разработка стратегии продвижения инновационного биометрического продукта Face2 ПАО «Ак Барс Банк».</w:t>
      </w:r>
    </w:p>
    <w:p w:rsidR="00CC791A" w:rsidRPr="009575DA" w:rsidRDefault="00C37771" w:rsidP="009575DA">
      <w:pPr>
        <w:ind w:firstLine="709"/>
        <w:rPr>
          <w:szCs w:val="24"/>
        </w:rPr>
      </w:pPr>
      <w:bookmarkStart w:id="0" w:name="_GoBack"/>
      <w:bookmarkEnd w:id="0"/>
      <w:r>
        <w:rPr>
          <w:color w:val="000000"/>
        </w:rPr>
        <w:t>Для достижения поставленной цели сформулированы следующие задачи:</w:t>
      </w:r>
    </w:p>
    <w:p w:rsidR="00CC791A" w:rsidRDefault="00C37771">
      <w:pPr>
        <w:ind w:left="425"/>
      </w:pPr>
      <w:r>
        <w:rPr>
          <w:color w:val="000000"/>
        </w:rPr>
        <w:t>— раскрыть сущность инновационных продуктов и систематизировать маркетинговые стратегии их продвижения;</w:t>
      </w:r>
    </w:p>
    <w:p w:rsidR="00CC791A" w:rsidRDefault="00C37771">
      <w:pPr>
        <w:ind w:left="425"/>
      </w:pPr>
      <w:r>
        <w:rPr>
          <w:color w:val="000000"/>
        </w:rPr>
        <w:t>— выявить специфику продвижения биометрических технологий в банковском секторе;</w:t>
      </w:r>
    </w:p>
    <w:p w:rsidR="00CC791A" w:rsidRDefault="00C37771">
      <w:pPr>
        <w:ind w:left="425"/>
      </w:pPr>
      <w:r>
        <w:rPr>
          <w:color w:val="000000"/>
        </w:rPr>
        <w:t>— дать организационно-экономическую характеристику ПАО «Ак Барс Банк» и продукта Face2;</w:t>
      </w:r>
    </w:p>
    <w:p w:rsidR="00CC791A" w:rsidRDefault="00C37771">
      <w:pPr>
        <w:ind w:left="425"/>
      </w:pPr>
      <w:r>
        <w:rPr>
          <w:color w:val="000000"/>
        </w:rPr>
        <w:t>— проанализировать российский рынок биометрии, конкурентную среду и определить позицию Face2;</w:t>
      </w:r>
    </w:p>
    <w:p w:rsidR="00CC791A" w:rsidRDefault="00C37771">
      <w:pPr>
        <w:ind w:left="425"/>
      </w:pPr>
      <w:r>
        <w:rPr>
          <w:color w:val="000000"/>
        </w:rPr>
        <w:t>— оценить текущее состояние продвижения продукта и выявить пробелы;</w:t>
      </w:r>
    </w:p>
    <w:p w:rsidR="00CC791A" w:rsidRDefault="00C37771">
      <w:pPr>
        <w:ind w:left="425"/>
      </w:pPr>
      <w:r>
        <w:rPr>
          <w:color w:val="000000"/>
        </w:rPr>
        <w:t>— разработать комплекс мероприятий стратегии продвижения Face2 и обосновать её эффективность.</w:t>
      </w:r>
    </w:p>
    <w:p w:rsidR="00CC791A" w:rsidRDefault="00C37771">
      <w:pPr>
        <w:ind w:firstLine="708"/>
      </w:pPr>
      <w:r>
        <w:rPr>
          <w:color w:val="000000"/>
        </w:rPr>
        <w:t>Объектом исследования выступает ПАО «Ак Барс Банк» как разработчик и оператор коммерческой биометрической системы Face2.</w:t>
      </w:r>
    </w:p>
    <w:p w:rsidR="00CC791A" w:rsidRDefault="00C37771">
      <w:pPr>
        <w:ind w:firstLine="708"/>
      </w:pPr>
      <w:r>
        <w:rPr>
          <w:color w:val="000000"/>
        </w:rPr>
        <w:t>Предметом исследования являются управленческие и маркетинговые отношения, возникающие в процессе формирования и реализации стратегии продвижения биометрического продукта на российском рынке.</w:t>
      </w:r>
    </w:p>
    <w:p w:rsidR="00CC791A" w:rsidRDefault="00C37771">
      <w:pPr>
        <w:ind w:firstLine="708"/>
      </w:pPr>
      <w:r>
        <w:rPr>
          <w:color w:val="000000"/>
        </w:rPr>
        <w:t xml:space="preserve">Методологическую основу исследования составил системный подход, дополненный общенаучными методами анализа, синтеза и сравнения, а также методами стратегического и маркетингового анализа: PESTEL-анализом, SWOT-анализом, моделью пяти сил М. Портера, концепцией STP, моделью 7P, сравнительной балльной экспертной оценкой, графическим и табличным методами представления данных. Информационной базой исследования послужили годовая отчётность ПАО «Ак Барс Банк» за 2023–2025 годы, статистические материалы Банка России, нормативно-правовые акты Российской Федерации, публикации Минцифры России и АО «Центр </w:t>
        <w:lastRenderedPageBreak/>
        <w:t>биометрических технологий», а также специализированные научные и отраслевые источники.</w:t>
      </w:r>
    </w:p>
    <w:p w:rsidR="00CC791A" w:rsidRDefault="00C37771">
      <w:pPr>
        <w:ind w:firstLine="708"/>
      </w:pPr>
      <w:r>
        <w:rPr>
          <w:color w:val="000000"/>
        </w:rPr>
        <w:t>Теоретическая значимость работы заключается в адаптации классических маркетинговых моделей к специфике биометрических продуктов, функционирующих в условиях государственного регулирования обработки персональных данных. Практическая значимость состоит в возможности применения разработанной стратегии и комплекса мероприятий в деятельности ПАО «Ак Барс Банк» для масштабирования продукта Face2 за пределы Республики Татарстан, активизации банковской экосистемы как канала продвижения и достройки конверсионной инфраструктуры; предложенные решения применимы и другими аккредитованными операторами коммерческих биометрических систем.</w:t>
      </w:r>
    </w:p>
    <w:p w:rsidR="00CC791A" w:rsidRDefault="00C37771">
      <w:pPr>
        <w:keepNext/>
        <w:keepLines/>
        <w:spacing w:before="200" w:after="120"/>
        <w:jc w:val="center"/>
      </w:pPr>
      <w:r>
        <w:rPr>
          <w:b/>
          <w:bCs/>
          <w:color w:val="000000"/>
        </w:rPr>
        <w:t>1. ТЕОРЕТИЧЕСКИЕ ОСНОВЫ СТРАТЕГИЧЕСКОГО ПРОДВИЖЕНИЯ ИННОВАЦИОННЫХ ПРОДУКТОВ</w:t>
      </w:r>
    </w:p>
    <w:p w:rsidR="00CC791A" w:rsidRDefault="00C37771">
      <w:pPr>
        <w:keepNext/>
        <w:keepLines/>
        <w:spacing w:before="200" w:after="120"/>
        <w:jc w:val="center"/>
      </w:pPr>
      <w:del w:id="9011" w:author="Claude" w:date="2026-06-03T00:00:00Z">
        <w:r>
          <w:rPr>
            <w:b/>
            <w:bCs/>
            <w:color w:val="000000"/>
          </w:rPr>
          <w:delText>1.1. СУЩНОСТЬ И ОСОБЕННОСТИ ИННОВАЦИОННЫХ ПРОДУКТОВ</w:delText>
        </w:r>
      </w:del>
      <w:ins w:id="9012" w:author="Claude" w:date="2026-06-03T00:00:00Z">
        <w:r>
          <w:rPr>
            <w:b/>
            <w:bCs/>
            <w:color w:val="000000"/>
          </w:rPr>
          <w:t>1.1. Сущность и особенности инновационных продуктов</w:t>
        </w:r>
      </w:ins>
    </w:p>
    <w:p w:rsidR="00CC791A" w:rsidRDefault="00C37771">
      <w:pPr>
        <w:ind w:firstLine="708"/>
      </w:pPr>
      <w:r>
        <w:rPr>
          <w:color w:val="000000"/>
        </w:rPr>
        <w:t>Инновационный продукт — это результат научно-технической и интеллектуальной деятельности, обладающий качественно новыми характеристиками и предназначенный для удовлетворения существующих или формирования новых потребностей рынка. Основоположник теории инноваций Й. Шумпетер определял инновацию как коммерциализацию новых комбинаций производственных факторов [12, с. 33]. В маркетинговой трактовке Ф. Котлера к инновационным относятся товары и услуги с новыми или существенно улучшенными характеристиками, обеспечивающими дополнительную ценность для потребителя [8, с. 48]. Российская школа продолжает эту линию, увязывая инновационную активность с конкурентоспособностью предприятия и национальной экономики [13, с. 14; 14, с. 9].</w:t>
      </w:r>
    </w:p>
    <w:p w:rsidR="00CC791A" w:rsidRDefault="00C37771">
      <w:pPr>
        <w:ind w:firstLine="708"/>
      </w:pPr>
      <w:r>
        <w:rPr>
          <w:color w:val="000000"/>
        </w:rPr>
        <w:t xml:space="preserve">Инновационный продукт отличается от традиционного товара набором взаимосвязанных признаков: новизной, технологичностью, способностью создавать ценность для потребителя, конкурентоспособностью и повышенным </w:t>
        <w:lastRenderedPageBreak/>
        <w:t>уровнем риска [12, с. 132; 20, с. 5]. Чем выше степень новизны и технологической сложности, тем большее значение приобретают разъяснение преимуществ, снижение неопределённости и формирование доверия [22, с. 51; 20, с. 9]. Эти признаки обобщены на рисунке 1.1.1.</w:t>
      </w:r>
    </w:p>
    <w:p w:rsidR="00CC791A" w:rsidRDefault="00C37771">
      <w:pPr>
        <w:ind w:firstLine="708"/>
      </w:pPr>
      <w:r>
        <w:rPr>
          <w:color w:val="000000"/>
        </w:rPr>
        <w:t>Рис. 1.1.1. Основные характеристики инновационного продукта</w:t>
      </w:r>
    </w:p>
    <w:p w:rsidR="00CC791A" w:rsidRDefault="00C37771">
      <w:pPr>
        <w:ind w:firstLine="708"/>
      </w:pPr>
      <w:r>
        <w:rPr>
          <w:color w:val="000000"/>
        </w:rPr>
        <w:t>Совокупность этих пяти признаков задаёт границу между инновационным и традиционным продуктом и одновременно определяет управленческую сложность его вывода на рынок: чем сильнее выражен каждый из признаков, тем больше ресурсов требуется на продвижение и тем выше цена ошибки маркетинговых решений.</w:t>
      </w:r>
    </w:p>
    <w:p w:rsidR="00CC791A" w:rsidRDefault="00C37771">
      <w:pPr>
        <w:ind w:firstLine="708"/>
      </w:pPr>
      <w:r>
        <w:rPr>
          <w:color w:val="000000"/>
        </w:rPr>
        <w:t>Для систематизации инновационных продуктов используется ряд классификационных признаков. По объекту изменений различают продуктовые, процессные, маркетинговые и организационные инновации; по степени новизны — радикальные и инкрементальные [12, с. 165–169; 14, с. 41]. Сводная классификация дана в таблице 1.1.1.</w:t>
      </w:r>
    </w:p>
    <w:p w:rsidR="00CC791A" w:rsidRDefault="00C37771">
      <w:pPr>
        <w:ind w:firstLine="708"/>
      </w:pPr>
      <w:r>
        <w:rPr>
          <w:color w:val="000000"/>
        </w:rPr>
        <w:t>Таблица 1.1.1</w:t>
      </w:r>
    </w:p>
    <w:p w:rsidR="00CC791A" w:rsidRDefault="00C37771">
      <w:pPr>
        <w:ind w:firstLine="708"/>
      </w:pPr>
      <w:r>
        <w:rPr>
          <w:color w:val="000000"/>
        </w:rPr>
        <w:t>Классификация инновационных продуктов</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27"/>
        <w:gridCol w:w="2891"/>
        <w:gridCol w:w="4819"/>
      </w:tblGrid>
      <w:tr w:rsidR="00CC791A">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Критерий</w:t>
            </w:r>
          </w:p>
        </w:tc>
        <w:tc>
          <w:tcPr>
            <w:tcW w:w="2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Вид</w:t>
            </w:r>
          </w:p>
        </w:tc>
        <w:tc>
          <w:tcPr>
            <w:tcW w:w="48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Продуктовые</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Новый или существенно улучшенный товар/услуга</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Процессные</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Новые способы производства и обслуживания</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Маркетинговые</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Новые методы продвижения и позиционирования</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Организационные</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Изменение управленческих процессов</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степени новизны</w:t>
            </w:r>
          </w:p>
        </w:tc>
        <w:tc>
          <w:tcPr>
            <w:tcW w:w="28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Радикальные</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Принципиально новый продукт или способ потребления</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степени новизны</w:t>
            </w:r>
          </w:p>
        </w:tc>
        <w:tc>
          <w:tcPr>
            <w:tcW w:w="28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Инкрементальные</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Улучшение существующих решений</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[12, с. 165–169; 14, с. 41]</w:t>
      </w:r>
    </w:p>
    <w:p w:rsidR="00CC791A" w:rsidRDefault="00C37771">
      <w:pPr>
        <w:ind w:firstLine="708"/>
      </w:pPr>
      <w:r>
        <w:rPr>
          <w:color w:val="000000"/>
        </w:rPr>
        <w:t xml:space="preserve">Биометрические решения по этой классификации одновременно являются продуктовой инновацией (новый цифровой сервис для пользователя) и процессной (изменение способа идентификации и обслуживания), поэтому </w:t>
        <w:lastRenderedPageBreak/>
        <w:t>требуют двухуровневой коммуникации — и с конечным пользователем, и с организацией-заказчиком [15, с. 29; 24, с. 102].</w:t>
      </w:r>
    </w:p>
    <w:p w:rsidR="00CC791A" w:rsidRDefault="00C37771">
      <w:pPr>
        <w:ind w:firstLine="708"/>
      </w:pPr>
      <w:r>
        <w:rPr>
          <w:color w:val="000000"/>
        </w:rPr>
        <w:t>Особенностью инновационного продукта является высокий уровень неопределённости рыночного успеха [12, с. 178; 19, с. 4]. Реакция потребителя плохо прогнозируется, а сам продукт часто требует изменения поведенческих паттернов: новых навыков использования или отказа от привычных способов удовлетворения потребности. Поэтому в продвижение встраиваются образовательные программы, демонстрационные мероприятия и пробные версии — то, что снижает воспринимаемый риск покупки [22, с. 51; 20, с. 9]. Группы рисков, с которыми сталкивается организация при выводе инновационного продукта на рынок, систематизированы в таблице 1.1.2.</w:t>
      </w:r>
    </w:p>
    <w:p w:rsidR="00CC791A" w:rsidRDefault="00C37771">
      <w:pPr>
        <w:ind w:firstLine="708"/>
      </w:pPr>
      <w:r>
        <w:rPr>
          <w:color w:val="000000"/>
        </w:rPr>
        <w:t>Таблица 1.1.2</w:t>
      </w:r>
    </w:p>
    <w:p w:rsidR="00CC791A" w:rsidRDefault="00C37771">
      <w:pPr>
        <w:ind w:firstLine="708"/>
      </w:pPr>
      <w:r>
        <w:rPr>
          <w:color w:val="000000"/>
        </w:rPr>
        <w:t>Основные риски, связанные с внедрением инновационного продукта</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40"/>
        <w:gridCol w:w="4015"/>
        <w:gridCol w:w="3881"/>
      </w:tblGrid>
      <w:tr w:rsidR="00CC791A">
        <w:trPr>
          <w:cantSplit/>
          <w:tblHeader/>
          <w:jc w:val="center"/>
        </w:trPr>
        <w:tc>
          <w:tcPr>
            <w:tcW w:w="17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Группа рисков</w:t>
            </w:r>
          </w:p>
        </w:tc>
        <w:tc>
          <w:tcPr>
            <w:tcW w:w="40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38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Управленческий ответ</w:t>
            </w:r>
          </w:p>
        </w:tc>
      </w:tr>
      <w:tr w:rsidR="00CC791A">
        <w:trPr>
          <w:cantSplit/>
          <w:jc w:val="center"/>
        </w:trPr>
        <w:tc>
          <w:tcPr>
            <w:tcW w:w="17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Технические</w:t>
            </w:r>
          </w:p>
        </w:tc>
        <w:tc>
          <w:tcPr>
            <w:tcW w:w="40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Сбои разработки, незрелость технологии, проблемы интеграции</w:t>
            </w:r>
          </w:p>
        </w:tc>
        <w:tc>
          <w:tcPr>
            <w:tcW w:w="388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тестирование, поэтапное масштабирование</w:t>
            </w:r>
          </w:p>
        </w:tc>
      </w:tr>
      <w:tr w:rsidR="00CC791A">
        <w:trPr>
          <w:cantSplit/>
          <w:jc w:val="center"/>
        </w:trPr>
        <w:tc>
          <w:tcPr>
            <w:tcW w:w="17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Рыночные</w:t>
            </w:r>
          </w:p>
        </w:tc>
        <w:tc>
          <w:tcPr>
            <w:tcW w:w="40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 осведомлённость, недоверие, отсутствие спроса</w:t>
            </w:r>
          </w:p>
        </w:tc>
        <w:tc>
          <w:tcPr>
            <w:tcW w:w="388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Образовательная коммуникация, демо, ранние последователи</w:t>
            </w:r>
          </w:p>
        </w:tc>
      </w:tr>
      <w:tr w:rsidR="00CC791A">
        <w:trPr>
          <w:cantSplit/>
          <w:jc w:val="center"/>
        </w:trPr>
        <w:tc>
          <w:tcPr>
            <w:tcW w:w="17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Финансовые</w:t>
            </w:r>
          </w:p>
        </w:tc>
        <w:tc>
          <w:tcPr>
            <w:tcW w:w="40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Высокая стоимость, длительная окупаемость, риск возврата</w:t>
            </w:r>
          </w:p>
        </w:tc>
        <w:tc>
          <w:tcPr>
            <w:tcW w:w="388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Поэтапное финансирование, KPI, гибкая цена</w:t>
            </w:r>
          </w:p>
        </w:tc>
      </w:tr>
      <w:tr w:rsidR="00CC791A">
        <w:trPr>
          <w:cantSplit/>
          <w:jc w:val="center"/>
        </w:trPr>
        <w:tc>
          <w:tcPr>
            <w:tcW w:w="17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Репутационные</w:t>
            </w:r>
          </w:p>
        </w:tc>
        <w:tc>
          <w:tcPr>
            <w:tcW w:w="40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Негативный опыт первых пользователей, предубеждения</w:t>
            </w:r>
          </w:p>
        </w:tc>
        <w:tc>
          <w:tcPr>
            <w:tcW w:w="388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Контроль качества, мониторинг отзывов, реакция на инциденты</w:t>
            </w:r>
          </w:p>
        </w:tc>
      </w:tr>
      <w:tr w:rsidR="00CC791A">
        <w:trPr>
          <w:cantSplit/>
          <w:jc w:val="center"/>
        </w:trPr>
        <w:tc>
          <w:tcPr>
            <w:tcW w:w="17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w:t>
            </w:r>
          </w:p>
        </w:tc>
        <w:tc>
          <w:tcPr>
            <w:tcW w:w="40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Изменение нормативной базы, требования к данным, лицензирование</w:t>
            </w:r>
          </w:p>
        </w:tc>
        <w:tc>
          <w:tcPr>
            <w:tcW w:w="388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Юрсопровождение, аудит соответствия</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[12, с. 178; 13, с. 78; 19, с. 4]</w:t>
      </w:r>
    </w:p>
    <w:p w:rsidR="00CC791A" w:rsidRDefault="00C37771">
      <w:pPr>
        <w:ind w:firstLine="708"/>
      </w:pPr>
      <w:r>
        <w:rPr>
          <w:color w:val="000000"/>
        </w:rPr>
        <w:t>Технические риски разработки, рыночные риски, связанные с поведением спроса, репутационные риски от негативного опыта первых пользователей и регуляторные риски от меняющегося правового контура образуют единый контур, которым организация управляет на всех этапах вывода продукта на рынок [13, с. 78]. Для биометрических продуктов этот набор рисков особенно значим — регуляторная и репутационная составляющие здесь имеют тот же вес, что и технические.</w:t>
      </w:r>
    </w:p>
    <w:p w:rsidR="00CC791A" w:rsidRDefault="00C37771">
      <w:pPr>
        <w:ind w:firstLine="708"/>
        <w:rPr>
          <w:color w:val="000000"/>
        </w:rPr>
      </w:pPr>
      <w:r>
        <w:rPr>
          <w:color w:val="000000"/>
        </w:rPr>
        <w:t xml:space="preserve">Восприятие инновации потребителями неоднородно. Согласно теории диффузии инноваций Э. Роджерса, аудитория делится на пять групп — </w:t>
        <w:lastRenderedPageBreak/>
        <w:t>новаторов, ранних последователей, раннее большинство, позднее большинство и консерваторов [14, с. 156]. Каждая группа отличается скоростью принятия и требует своего акцента: для новаторов — технологическое превосходство, для раннего большинства — надёжность и доказательная база, для консерваторов — привычные сценарии использования. Распределение показано на рисунке 1.1.2.</w:t>
      </w:r>
    </w:p>
    <w:p w:rsidR="00C37771" w:rsidRDefault="00C37771">
      <w:pPr>
        <w:ind w:firstLine="708"/>
      </w:pPr>
    </w:p>
    <w:p w:rsidR="00CC791A" w:rsidRDefault="00C37771">
      <w:pPr>
        <w:ind w:firstLine="708"/>
      </w:pPr>
      <w:r>
        <w:rPr>
          <w:color w:val="000000"/>
        </w:rPr>
        <w:t>Рис. 1.1.2. Модель диффузии инноваций Э. Роджерса</w:t>
      </w:r>
    </w:p>
    <w:p w:rsidR="00CC791A" w:rsidRDefault="00C37771">
      <w:pPr>
        <w:ind w:firstLine="708"/>
      </w:pPr>
      <w:r>
        <w:rPr>
          <w:color w:val="000000"/>
        </w:rPr>
        <w:t>Для технологических продуктов это означает, что в фазе вывода целесообразно ориентироваться на новаторов и ранних последователей и через них собирать первичные доказательства надёжности для более консервативных сегментов [18, с. 6; 19, с. 5].</w:t>
      </w:r>
    </w:p>
    <w:p w:rsidR="00CC791A" w:rsidRDefault="00C37771">
      <w:pPr>
        <w:ind w:firstLine="708"/>
        <w:rPr>
          <w:color w:val="000000"/>
        </w:rPr>
      </w:pPr>
      <w:r>
        <w:rPr>
          <w:color w:val="000000"/>
        </w:rPr>
        <w:t>Жизненный цикл инновационного продукта включает разработку, внедрение, рост, зрелость и спад. От традиционной модели его отличают короткая стадия зрелости и высокая динамика смены технологических поколений, что требует постоянных инвестиций в исследования и разработки [12, с. 201; 14, с. 178]. На этапе внедрения главная нагрузка ложится на информационные и образовательные коммуникации — без них даже технологически состоятельный продукт не доходит до массовой аудитории [20, с. 11]. Графическое представление этапов жизненного цикла инновационного продукта дано на рисунке 1.1.3.</w:t>
      </w:r>
    </w:p>
    <w:p w:rsidR="00C37771" w:rsidRDefault="00C37771">
      <w:pPr>
        <w:ind w:firstLine="708"/>
      </w:pPr>
    </w:p>
    <w:p w:rsidR="00CC791A" w:rsidRDefault="00C37771">
      <w:pPr>
        <w:ind w:firstLine="708"/>
      </w:pPr>
      <w:r>
        <w:rPr>
          <w:color w:val="000000"/>
        </w:rPr>
        <w:t>Рис. 1.1.3. Жизненный цикл инновационного продукта</w:t>
      </w:r>
    </w:p>
    <w:p w:rsidR="00CC791A" w:rsidRDefault="00C37771">
      <w:pPr>
        <w:ind w:firstLine="708"/>
      </w:pPr>
      <w:r>
        <w:rPr>
          <w:color w:val="000000"/>
        </w:rPr>
        <w:t>На этапе внедрения особое значение приобретают информационные и образовательные коммуникации, демонстрация преимуществ продукта, работа с возражениями и стимулирование пробного использования. Продвижение инновационного продукта должно начинаться ещё до его массового распространения и сопровождать все этапы жизненного цикла [12, с. 204; 20, с. 11].</w:t>
      </w:r>
    </w:p>
    <w:p w:rsidR="00CC791A" w:rsidRDefault="00C37771">
      <w:pPr>
        <w:ind w:firstLine="708"/>
      </w:pPr>
      <w:r>
        <w:rPr>
          <w:color w:val="000000"/>
        </w:rPr>
        <w:t xml:space="preserve">Цифровые инновационные продукты выделяются в особую категорию: они виртуальны по своей природе, распространяются через цифровые каналы, </w:t>
        <w:lastRenderedPageBreak/>
        <w:t>зависят от технологической инфраструктуры и быстро устаревают [6, с. 14]. Внутри этой категории отдельным подклассом стоят банковские цифровые инновации — мобильный банкинг, бесконтактные платежи, удалённое открытие счёта, биометрическая идентификация. Все они работают с чувствительными персональными и финансовыми данными, поэтому к ним предъявляются повышенные требования к защите информации, нормативно-правовому соответствию и доверию пользователей [16, с. 38; 23, с. 91; 24, с. 105].</w:t>
      </w:r>
    </w:p>
    <w:p w:rsidR="00CC791A" w:rsidRDefault="00C37771">
      <w:pPr>
        <w:ind w:firstLine="708"/>
      </w:pPr>
      <w:r>
        <w:rPr>
          <w:color w:val="000000"/>
        </w:rPr>
        <w:t>Биометрические системы — крайний случай в этом подклассе. Они обладают сразу четырьмя признаками, выводящими их в категорию высокотехнологичных инновационных продуктов повышенного риска:</w:t>
      </w:r>
    </w:p>
    <w:p w:rsidR="00CC791A" w:rsidRDefault="00C37771">
      <w:pPr>
        <w:ind w:firstLine="708"/>
      </w:pPr>
      <w:r>
        <w:rPr>
          <w:color w:val="000000"/>
        </w:rPr>
        <w:t>а) высокая технологическая сложность — компьютерное зрение, искусственный интеллект, криптографическая защита биометрических векторов [15, с. 30];</w:t>
      </w:r>
    </w:p>
    <w:p w:rsidR="00CC791A" w:rsidRDefault="00C37771">
      <w:pPr>
        <w:ind w:firstLine="708"/>
      </w:pPr>
      <w:r>
        <w:rPr>
          <w:color w:val="000000"/>
        </w:rPr>
        <w:t>б) работа с особо чувствительными персональными данными — биометрическими векторами лица или голоса, отнесёнными законодательством к специальной категории [23, с. 92];</w:t>
      </w:r>
    </w:p>
    <w:p w:rsidR="00CC791A" w:rsidRDefault="00C37771">
      <w:pPr>
        <w:ind w:firstLine="708"/>
      </w:pPr>
      <w:r>
        <w:rPr>
          <w:color w:val="000000"/>
        </w:rPr>
        <w:t>в) жёсткий нормативно-правовой контур — Федеральный закон от 29.12.2022 № 572-ФЗ, обязательная аккредитация Минцифры России, сертификация ФСБ и ФСТЭК, ответственность за неправомерное обращение с биометрическими данными вплоть до уголовной [23, с. 93–95];</w:t>
      </w:r>
    </w:p>
    <w:p w:rsidR="00CC791A" w:rsidRDefault="00C37771">
      <w:pPr>
        <w:ind w:firstLine="708"/>
      </w:pPr>
      <w:r>
        <w:rPr>
          <w:color w:val="000000"/>
        </w:rPr>
        <w:t>г) значительная доля психологических барьеров в восприятии — прежде всего страх утечки данных, несанкционированного использования биометрии и невозможности отозвать сданный биометрический образец [16, с. 41; 25, с. 112].</w:t>
      </w:r>
    </w:p>
    <w:p w:rsidR="00CC791A" w:rsidRDefault="00C37771">
      <w:pPr>
        <w:ind w:firstLine="708"/>
      </w:pPr>
      <w:r>
        <w:rPr>
          <w:color w:val="000000"/>
        </w:rPr>
        <w:t xml:space="preserve">Сочетание этих факторов делает невозможным продвижение биометрического продукта стандартными для банковской рекламы инструментами: одного информирования и стимулирования спроса недостаточно. Требуется особая стратегия продвижения, в которой обычные функции маркетинга — рассказать, привлечь, продать — дополняются образовательной составляющей, систематической работой с возражениями, демонстрацией мер защиты данных и подтверждением правовой корректности </w:t>
        <w:lastRenderedPageBreak/>
        <w:t>технологии [16, с. 47; 24, с. 108; 25, с. 119]. Именно это и составляет предмет дальнейшего изложения: в параграфе 1.2 рассматриваются базовые маркетинговые стратегии продвижения инновационных продуктов и определяется, какие из них применимы к высокотехнологичным цифровым решениям, а в параграфе 1.3 эти стратегии адаптируются к специфике биометрических технологий в банковском секторе с учётом нормативной среды, психологических барьеров и архитектуры пользовательского доверия.</w:t>
      </w:r>
    </w:p>
    <w:p w:rsidR="00CC791A" w:rsidRDefault="00C37771">
      <w:pPr>
        <w:keepNext/>
        <w:keepLines/>
        <w:spacing w:before="200" w:after="120"/>
        <w:jc w:val="center"/>
      </w:pPr>
      <w:del w:id="9013" w:author="Claude" w:date="2026-06-03T00:00:00Z">
        <w:r>
          <w:rPr>
            <w:b/>
            <w:bCs/>
            <w:color w:val="000000"/>
          </w:rPr>
          <w:delText>1.2. МАРКЕТИНГОВЫЕ СТРАТЕГИИ ПРОДВИЖЕНИЯ</w:delText>
        </w:r>
      </w:del>
      <w:ins w:id="9014" w:author="Claude" w:date="2026-06-03T00:00:00Z">
        <w:r>
          <w:rPr>
            <w:b/>
            <w:bCs/>
            <w:color w:val="000000"/>
          </w:rPr>
          <w:t>1.2. Маркетинговые стратегии продвижения</w:t>
        </w:r>
      </w:ins>
    </w:p>
    <w:p w:rsidR="00CC791A" w:rsidRDefault="00C37771">
      <w:pPr>
        <w:ind w:firstLine="708"/>
      </w:pPr>
      <w:r>
        <w:rPr>
          <w:color w:val="000000"/>
        </w:rPr>
        <w:t>Стратегия продвижения инновационного продукта представляет собой комплексный план маркетинговых коммуникаций, направленный на информирование целевой аудитории о новом продукте, формирование потребительского интереса, стимулирование пробных покупок и обеспечение долгосрочной лояльности клиентов [18, с. 4; 19, с. 3]. В отличие от традиционных товаров, продвижение инноваций требует преодоления психологических барьеров потребителей, связанных с недостаточной осведомлённостью о новых технологиях, опасениями относительно надёжности инновационных решений и инерцией потребительского поведения [22, с. 49; 20, с. 7].</w:t>
      </w:r>
    </w:p>
    <w:p w:rsidR="00CC791A" w:rsidRDefault="00C37771">
      <w:pPr>
        <w:ind w:firstLine="708"/>
      </w:pPr>
      <w:r>
        <w:rPr>
          <w:color w:val="000000"/>
        </w:rPr>
        <w:t>Теория диффузии инноваций Э. Роджерса позволяет учитывать различия в готовности потребителей к принятию новых продуктов [14, с. 156]. В рамках стратегии продвижения это означает необходимость адаптации маркетинговых сообщений и каналов коммуникации под разные группы аудитории.</w:t>
      </w:r>
    </w:p>
    <w:p w:rsidR="00CC791A" w:rsidRDefault="00C37771">
      <w:pPr>
        <w:ind w:firstLine="708"/>
      </w:pPr>
      <w:r>
        <w:rPr>
          <w:color w:val="000000"/>
        </w:rPr>
        <w:t>Особенность продвижения инновационных продуктов заключается в том, что компания сталкивается не только с задачей информирования потребителей, но и с необходимостью преодоления неопределённости, низкой осведомлённости рынка и недоверия к новому решению [20, с. 8; 19, с. 5]. В учебных материалах по экономике инноваций отмечается, что при продвижении инноваций компании могут сталкиваться с рядом проблем [12, с. 178–181]:</w:t>
      </w:r>
    </w:p>
    <w:p w:rsidR="00CC791A" w:rsidRDefault="00C37771">
      <w:pPr>
        <w:ind w:firstLine="708"/>
      </w:pPr>
      <w:r>
        <w:rPr>
          <w:color w:val="000000"/>
        </w:rPr>
        <w:t>а) отсутствие сформированного рынка сбыта;</w:t>
      </w:r>
    </w:p>
    <w:p w:rsidR="00CC791A" w:rsidRDefault="00C37771">
      <w:pPr>
        <w:ind w:firstLine="708"/>
      </w:pPr>
      <w:r>
        <w:rPr>
          <w:color w:val="000000"/>
        </w:rPr>
        <w:t>б) низкая осведомлённость покупателей;</w:t>
      </w:r>
    </w:p>
    <w:p w:rsidR="00CC791A" w:rsidRDefault="00C37771">
      <w:pPr>
        <w:ind w:firstLine="708"/>
      </w:pPr>
      <w:r>
        <w:rPr>
          <w:color w:val="000000"/>
        </w:rPr>
        <w:lastRenderedPageBreak/>
        <w:t>в) ограниченное количество первых потребителей;</w:t>
      </w:r>
    </w:p>
    <w:p w:rsidR="00CC791A" w:rsidRDefault="00C37771">
      <w:pPr>
        <w:ind w:firstLine="708"/>
      </w:pPr>
      <w:r>
        <w:rPr>
          <w:color w:val="000000"/>
        </w:rPr>
        <w:t>г) необходимость использования образовательных форм коммуникации, включая демонстрации продукта и разъяснение его преимуществ.</w:t>
      </w:r>
    </w:p>
    <w:p w:rsidR="00CC791A" w:rsidRDefault="00C37771">
      <w:pPr>
        <w:ind w:firstLine="708"/>
      </w:pPr>
      <w:r>
        <w:rPr>
          <w:color w:val="000000"/>
        </w:rPr>
        <w:t>Это особенно важно для технологических продуктов, ценность которых не всегда очевидна потребителю на этапе первого знакомства [20, с. 9].</w:t>
      </w:r>
    </w:p>
    <w:p w:rsidR="00CC791A" w:rsidRDefault="00C37771">
      <w:pPr>
        <w:ind w:firstLine="708"/>
      </w:pPr>
      <w:r>
        <w:rPr>
          <w:color w:val="000000"/>
        </w:rPr>
        <w:t>Разработка стратегии продвижения нового продукта должна начинаться с анализа рынка и конкурентной среды [5, с. 67; 10, с. 142]. Такой анализ позволяет определить ёмкость рынка, тенденции его развития, целевые сегменты, потребительские предпочтения, сильные и слабые стороны конкурентов, а также уникальное ценностное предложение продукта. Без предварительного анализа целевой аудитории и конкурентного окружения продвижение инновационного продукта может оказаться неэффективным, поскольку маркетинговые сообщения не будут соответствовать реальным ожиданиям потребителей [5, с. 71].</w:t>
      </w:r>
    </w:p>
    <w:p w:rsidR="00CC791A" w:rsidRDefault="00C37771">
      <w:pPr>
        <w:ind w:firstLine="708"/>
      </w:pPr>
      <w:r>
        <w:rPr>
          <w:color w:val="000000"/>
        </w:rPr>
        <w:t>Разработка стратегии продвижения нового продукта осуществляется поэтапно. Этапный подход позволяет снизить риски вывода продукта на рынок, учитывать особенности восприятия инновации потребителями и своевременно корректировать маркетинговые мероприятия [18, с. 5; 10, с. 156]. Основные этапы представлены в таблице 1.2.1.</w:t>
      </w:r>
    </w:p>
    <w:p w:rsidR="00CC791A" w:rsidRDefault="00C37771">
      <w:pPr>
        <w:ind w:firstLine="708"/>
      </w:pPr>
      <w:r>
        <w:rPr>
          <w:color w:val="000000"/>
        </w:rPr>
        <w:t>Таблица 1.2.1</w:t>
      </w:r>
    </w:p>
    <w:p w:rsidR="00CC791A" w:rsidRDefault="00C37771">
      <w:pPr>
        <w:ind w:firstLine="708"/>
      </w:pPr>
      <w:r>
        <w:rPr>
          <w:color w:val="000000"/>
        </w:rPr>
        <w:t>Этапы разработки стратегии продвижения нового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386"/>
        <w:gridCol w:w="6251"/>
      </w:tblGrid>
      <w:tr w:rsidR="00CC791A">
        <w:trPr>
          <w:cantSplit/>
          <w:tblHeader/>
          <w:jc w:val="center"/>
        </w:trPr>
        <w:tc>
          <w:tcPr>
            <w:tcW w:w="33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Этап</w:t>
            </w:r>
          </w:p>
        </w:tc>
        <w:tc>
          <w:tcPr>
            <w:tcW w:w="62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r>
      <w:tr w:rsidR="00CC791A">
        <w:trPr>
          <w:cantSplit/>
          <w:jc w:val="center"/>
        </w:trPr>
        <w:tc>
          <w:tcPr>
            <w:tcW w:w="33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Анализ рынка и конкурентов</w:t>
            </w:r>
          </w:p>
        </w:tc>
        <w:tc>
          <w:tcPr>
            <w:tcW w:w="6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Ёмкость, тренды, конкуренты, потребности клиентов</w:t>
            </w:r>
          </w:p>
        </w:tc>
      </w:tr>
      <w:tr w:rsidR="00CC791A">
        <w:trPr>
          <w:cantSplit/>
          <w:jc w:val="center"/>
        </w:trPr>
        <w:tc>
          <w:tcPr>
            <w:tcW w:w="33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Целевая аудитория</w:t>
            </w:r>
          </w:p>
        </w:tc>
        <w:tc>
          <w:tcPr>
            <w:tcW w:w="6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Сегменты с наибольшей ценностью продукта</w:t>
            </w:r>
          </w:p>
        </w:tc>
      </w:tr>
      <w:tr w:rsidR="00CC791A">
        <w:trPr>
          <w:cantSplit/>
          <w:jc w:val="center"/>
        </w:trPr>
        <w:tc>
          <w:tcPr>
            <w:tcW w:w="33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Ценностное предложение</w:t>
            </w:r>
          </w:p>
        </w:tc>
        <w:tc>
          <w:tcPr>
            <w:tcW w:w="6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Какую проблему решает и чем отличается</w:t>
            </w:r>
          </w:p>
        </w:tc>
      </w:tr>
      <w:tr w:rsidR="00CC791A">
        <w:trPr>
          <w:cantSplit/>
          <w:jc w:val="center"/>
        </w:trPr>
        <w:tc>
          <w:tcPr>
            <w:tcW w:w="33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Каналы продвижения</w:t>
            </w:r>
          </w:p>
        </w:tc>
        <w:tc>
          <w:tcPr>
            <w:tcW w:w="6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Эффективные коммуникационные каналы</w:t>
            </w:r>
          </w:p>
        </w:tc>
      </w:tr>
      <w:tr w:rsidR="00CC791A">
        <w:trPr>
          <w:cantSplit/>
          <w:jc w:val="center"/>
        </w:trPr>
        <w:tc>
          <w:tcPr>
            <w:tcW w:w="33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Тестирование коммуникаций</w:t>
            </w:r>
          </w:p>
        </w:tc>
        <w:tc>
          <w:tcPr>
            <w:tcW w:w="6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Проверка сообщений и креативов</w:t>
            </w:r>
          </w:p>
        </w:tc>
      </w:tr>
      <w:tr w:rsidR="00CC791A">
        <w:trPr>
          <w:cantSplit/>
          <w:jc w:val="center"/>
        </w:trPr>
        <w:tc>
          <w:tcPr>
            <w:tcW w:w="33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Оценка результатов</w:t>
            </w:r>
          </w:p>
        </w:tc>
        <w:tc>
          <w:tcPr>
            <w:tcW w:w="6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Анализ эффективности и корректировка стратегии</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[18, с. 5; 8, с. 412; 10, с. 156]</w:t>
      </w:r>
    </w:p>
    <w:p w:rsidR="00CC791A" w:rsidRDefault="00C37771">
      <w:pPr>
        <w:ind w:firstLine="708"/>
      </w:pPr>
      <w:r>
        <w:rPr>
          <w:color w:val="000000"/>
        </w:rPr>
        <w:t xml:space="preserve">Стратегия продвижения нового продукта рассматривается как последовательный управленческий процесс, который включает анализ, </w:t>
        <w:lastRenderedPageBreak/>
        <w:t>планирование, реализацию, оценку и корректировку маркетинговых действий [8, с. 412].</w:t>
      </w:r>
    </w:p>
    <w:p w:rsidR="00CC791A" w:rsidRDefault="00C37771">
      <w:pPr>
        <w:ind w:firstLine="708"/>
      </w:pPr>
      <w:r>
        <w:rPr>
          <w:color w:val="000000"/>
        </w:rPr>
        <w:t>Стратегические подходы к продвижению инновационных товаров и услуг включают стратегию проталкивания, ориентированную на работу с посредниками и партнёрами для обеспечения широкой доступности продукта в каналах распределения, и стратегию вытягивания, направленную на прямое воздействие на конечных потребителей с целью формирования спроса и создания рыночного давления на посредников [8, с. 567; 10, с. 198]. В контексте инновационных продуктов наиболее эффективной является интегрированная стратегия, сочетающая элементы обоих подходов и обеспечивающая синергетический эффект от одновременного воздействия на различные уровни распределительной цепи [18, с. 7; 19, с. 7]. Такие решения могут продвигаться одновременно для разных групп потребителей: внутренних пользователей организации, корпоративных клиентов, партнёрских компаний и конечных пользователей цифровых сервисов. Основные стратегии продвижения инновационного продукта представлены в таблице 1.2.2.</w:t>
      </w:r>
    </w:p>
    <w:p w:rsidR="00CC791A" w:rsidRDefault="00C37771">
      <w:pPr>
        <w:ind w:firstLine="708"/>
      </w:pPr>
      <w:r>
        <w:rPr>
          <w:color w:val="000000"/>
        </w:rPr>
        <w:t>Таблица 1.2.2</w:t>
      </w:r>
    </w:p>
    <w:p w:rsidR="00CC791A" w:rsidRDefault="00C37771">
      <w:pPr>
        <w:ind w:firstLine="708"/>
      </w:pPr>
      <w:r>
        <w:rPr>
          <w:color w:val="000000"/>
        </w:rPr>
        <w:t>Основные стратегии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77"/>
        <w:gridCol w:w="2855"/>
        <w:gridCol w:w="4105"/>
      </w:tblGrid>
      <w:tr w:rsidR="00CC791A">
        <w:trPr>
          <w:cantSplit/>
          <w:tblHeader/>
          <w:jc w:val="center"/>
        </w:trPr>
        <w:tc>
          <w:tcPr>
            <w:tcW w:w="26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Стратегия</w:t>
            </w:r>
          </w:p>
        </w:tc>
        <w:tc>
          <w:tcPr>
            <w:tcW w:w="28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4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Значение для иннопродукта</w:t>
            </w:r>
          </w:p>
        </w:tc>
      </w:tr>
      <w:tr w:rsidR="00CC791A">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Проталкивания (push)</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Через посредников и партнёров</w:t>
            </w:r>
          </w:p>
        </w:tc>
        <w:tc>
          <w:tcPr>
            <w:tcW w:w="410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Использует существующие каналы распространения</w:t>
            </w:r>
          </w:p>
        </w:tc>
      </w:tr>
      <w:tr w:rsidR="00CC791A">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Вытягивания (pull)</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Прямое воздействие на потребителя</w:t>
            </w:r>
          </w:p>
        </w:tc>
        <w:tc>
          <w:tcPr>
            <w:tcW w:w="410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Формирует осведомлённость и интерес</w:t>
            </w:r>
          </w:p>
        </w:tc>
      </w:tr>
      <w:tr w:rsidR="00CC791A">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Интегрированная</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Сочетание push и pull</w:t>
            </w:r>
          </w:p>
        </w:tc>
        <w:tc>
          <w:tcPr>
            <w:tcW w:w="410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Подходит для сложных инноваций</w:t>
            </w:r>
          </w:p>
        </w:tc>
      </w:tr>
      <w:tr w:rsidR="00CC791A">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Партнёрская</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Совместные проекты</w:t>
            </w:r>
          </w:p>
        </w:tc>
        <w:tc>
          <w:tcPr>
            <w:tcW w:w="410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Расширяет охват, повышает доверие</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[18, с. 7; 8, с. 567; 10, с. 198; 19, с. 7]</w:t>
      </w:r>
    </w:p>
    <w:p w:rsidR="00CC791A" w:rsidRDefault="00C37771">
      <w:pPr>
        <w:ind w:firstLine="708"/>
      </w:pPr>
      <w:r>
        <w:rPr>
          <w:color w:val="000000"/>
        </w:rPr>
        <w:t xml:space="preserve">Для биометрических новых продуктов наиболее подходит интегрированная стратегия, потому что требуется работа как с организациями-заказчиками, так и с конечными пользователями [16, с. 48; 24, с. 106]. На примере Face2 это проявляется в том, что продуктовая линейка включает решения для контроля доступа, учёта рабочего времени, оплаты по лицу, подтверждения </w:t>
        <w:lastRenderedPageBreak/>
        <w:t>возраста, регистрации в гостинице, а также внедрения коммерческой биометрической системы для сторонних организаций [27]. Следовательно, продвижение такого продукта должно сочетать B2C, B2B и внутренние корпоративные коммуникации.</w:t>
      </w:r>
    </w:p>
    <w:p w:rsidR="00CC791A" w:rsidRDefault="00C37771">
      <w:pPr>
        <w:ind w:firstLine="708"/>
      </w:pPr>
      <w:r>
        <w:rPr>
          <w:color w:val="000000"/>
        </w:rPr>
        <w:t>Для цифровых инновационных продуктов, включая биометрические системы банков, особую актуальность приобретает стратегия прямого маркетинга, позволяющая установить непосредственную коммуникацию с потенциальными пользователями, собрать детальную обратную связь и персонализировать маркетинговые сообщения в соответствии с индивидуальными потребностями и предпочтениями целевых сегментов [6, с. 87; 8, с. 612].</w:t>
      </w:r>
    </w:p>
    <w:p w:rsidR="00CC791A" w:rsidRDefault="00C37771">
      <w:pPr>
        <w:ind w:firstLine="708"/>
      </w:pPr>
      <w:r>
        <w:rPr>
          <w:color w:val="000000"/>
        </w:rPr>
        <w:t>Одним из базовых инструментов разработки стратегии продвижения инновационного продукта является модель STP, которая включает сегментацию рынка, выбор целевых сегментов и позиционирование продукта [8, с. 314; 10, с. 175]. Данная модель позволяет определить, для каких групп потребителей продукт представляет наибольшую ценность, и сформировать для них соответствующее ценностное предложение. Структура модели STP показана на рисунке 1.2.1.</w:t>
      </w:r>
    </w:p>
    <w:p w:rsidR="00CC791A" w:rsidRDefault="00C37771">
      <w:pPr>
        <w:ind w:firstLine="708"/>
      </w:pPr>
      <w:r>
        <w:rPr>
          <w:color w:val="000000"/>
        </w:rPr>
        <w:t>Рис. 1.2.1. Модель STP</w:t>
      </w:r>
    </w:p>
    <w:p w:rsidR="00CC791A" w:rsidRDefault="00C37771">
      <w:pPr>
        <w:ind w:firstLine="708"/>
      </w:pPr>
      <w:r>
        <w:rPr>
          <w:color w:val="000000"/>
        </w:rPr>
        <w:t>Логика STP делает продвижение инновационного продукта управляемым процессом: вместо обращения к рынку «в целом» компания работает только с теми сегментами, для которых ценностное предложение реально значимо, и формирует под каждый сегмент собственное позиционирование. Для биометрических банковских продуктов это особенно важно, поскольку аудитории и сценарии использования принципиально разные.</w:t>
      </w:r>
    </w:p>
    <w:p w:rsidR="00CC791A" w:rsidRDefault="00C37771">
      <w:pPr>
        <w:ind w:firstLine="708"/>
      </w:pPr>
      <w:r>
        <w:rPr>
          <w:color w:val="000000"/>
        </w:rPr>
        <w:t xml:space="preserve">Сегментация позволяет разделить потенциальных потребителей на группы в зависимости от их потребностей, поведения, уровня цифровой грамотности и готовности к использованию инновационных решений [5, с. 124]. Таргетинг предполагает выбор тех сегментов, для которых продукт представляет наибольшую ценность. Позиционирование, в свою очередь, определяет, какое </w:t>
        <w:lastRenderedPageBreak/>
        <w:t>место продукт должен занять в сознании целевой аудитории по сравнению с альтернативными решениями [8, с. 318].</w:t>
      </w:r>
    </w:p>
    <w:p w:rsidR="00CC791A" w:rsidRDefault="00C37771">
      <w:pPr>
        <w:ind w:firstLine="708"/>
      </w:pPr>
      <w:r>
        <w:rPr>
          <w:color w:val="000000"/>
        </w:rPr>
        <w:t>В случае биометрического продукта Face2 целевые аудитории различаются по характеру использования технологии. К ним относятся сотрудники банка, корпоративные клиенты, партнёрские организации, а также конечные пользователи цифровых сервисов [27]. Для каждой группы требуется разный акцент в продвижении:</w:t>
      </w:r>
    </w:p>
    <w:p w:rsidR="00CC791A" w:rsidRDefault="00C37771">
      <w:pPr>
        <w:ind w:firstLine="708"/>
      </w:pPr>
      <w:r>
        <w:rPr>
          <w:color w:val="000000"/>
        </w:rPr>
        <w:t>а) для сотрудников важны удобство и скорость работы;</w:t>
      </w:r>
    </w:p>
    <w:p w:rsidR="00CC791A" w:rsidRDefault="00C37771">
      <w:pPr>
        <w:ind w:firstLine="708"/>
      </w:pPr>
      <w:r>
        <w:rPr>
          <w:color w:val="000000"/>
        </w:rPr>
        <w:t>б) для корпоративных клиентов — безопасность и эффективность бизнес-процессов;</w:t>
      </w:r>
    </w:p>
    <w:p w:rsidR="00CC791A" w:rsidRDefault="00C37771">
      <w:pPr>
        <w:ind w:firstLine="708"/>
      </w:pPr>
      <w:r>
        <w:rPr>
          <w:color w:val="000000"/>
        </w:rPr>
        <w:t>в) для конечных пользователей — простота, надёжность и защита персональных данных.</w:t>
      </w:r>
    </w:p>
    <w:p w:rsidR="00CC791A" w:rsidRDefault="00C37771">
      <w:pPr>
        <w:ind w:firstLine="708"/>
      </w:pPr>
      <w:r>
        <w:rPr>
          <w:color w:val="000000"/>
        </w:rPr>
        <w:t>Позиционирование инновационного продукта определяет его восприятие целевой аудиторией относительно конкурирующих альтернатив и формирует основу коммуникационной стратегии [10, с. 188]. Эффективное позиционирование требует выявления уникальных конкурентных преимуществ, значимых для целевых потребителей, и формулирования чёткого ценностного предложения, отражающего функциональные и эмоциональные выгоды использования продукта [8, с. 327].</w:t>
      </w:r>
    </w:p>
    <w:p w:rsidR="00CC791A" w:rsidRDefault="00C37771">
      <w:pPr>
        <w:ind w:firstLine="708"/>
      </w:pPr>
      <w:r>
        <w:rPr>
          <w:color w:val="000000"/>
        </w:rPr>
        <w:t>Стратегии позиционирования продуктов нового поколения могут базироваться на технологическом превосходстве, которое подчёркивает передовой характер используемых решений, на функциональных преимуществах, демонстрирующих способность продукта лучше удовлетворять потребности пользователей, или на эмоциональной привлекательности, связанной с имиджевыми характеристиками бренда и социальным статусом потребителя [17, с. 42; 10, с. 192]. Для биометрических банковских продуктов ключевыми аспектами позиционирования являются безопасность, удобство использования и технологическая инновационность, создающие комплексное ценностное предложение для различных сегментов клиентов [16, с. 49; 24, с. 107].</w:t>
      </w:r>
    </w:p>
    <w:p w:rsidR="00CC791A" w:rsidRDefault="00C37771">
      <w:pPr>
        <w:ind w:firstLine="708"/>
      </w:pPr>
      <w:r>
        <w:rPr>
          <w:color w:val="000000"/>
        </w:rPr>
        <w:lastRenderedPageBreak/>
        <w:t>Для разработки стратегии продвижения инновационного продукта используется расширенная модель комплекса маркетинга 7P, включающая продукт, цену, каналы распространения, продвижение, персонал, процессы и материальные/цифровые доказательства надёжности [8, с. 354; 10, с. 215]. Данная модель особенно актуальна для цифровых и банковских продуктов, поскольку их ценность формируется не только функциональными характеристиками, но и качеством пользовательского опыта, уровнем доверия и прозрачностью процессов обслуживания [6, с. 92]. Описание модели представлено в таблице 1.2.3.</w:t>
      </w:r>
    </w:p>
    <w:p w:rsidR="00CC791A" w:rsidRDefault="00C37771">
      <w:pPr>
        <w:ind w:firstLine="708"/>
      </w:pPr>
      <w:r>
        <w:rPr>
          <w:color w:val="000000"/>
        </w:rPr>
        <w:t>Таблица 1.2.3</w:t>
      </w:r>
    </w:p>
    <w:p w:rsidR="00CC791A" w:rsidRDefault="00C37771">
      <w:pPr>
        <w:ind w:firstLine="708"/>
      </w:pPr>
      <w:r>
        <w:rPr>
          <w:color w:val="000000"/>
        </w:rPr>
        <w:t>Расширенный комплекс маркетинга 7P применительно к инновационному продукту</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85"/>
        <w:gridCol w:w="2933"/>
        <w:gridCol w:w="4819"/>
      </w:tblGrid>
      <w:tr w:rsidR="00CC791A">
        <w:trPr>
          <w:cantSplit/>
          <w:tblHeader/>
          <w:jc w:val="center"/>
        </w:trPr>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Элемент 7P</w:t>
            </w:r>
          </w:p>
        </w:tc>
        <w:tc>
          <w:tcPr>
            <w:tcW w:w="2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48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Значение для иннопродукта</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Product</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Характеристики и ценность</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Решает проблему и отличается от аналогов</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Price</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Стоимость использования</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Готовность попробовать</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Place</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Каналы и доступность</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Доступ для целевой аудитории</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Promotion</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Инструменты коммуникации</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 интерес, доверие</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People</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Сотрудники и консультанты</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Качество объяснения и сопровождения</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Process</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Процесс использования</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Удобство и скорость взаимодействия</w:t>
            </w:r>
          </w:p>
        </w:tc>
      </w:tr>
      <w:tr w:rsidR="00CC791A">
        <w:trPr>
          <w:cantSplit/>
          <w:jc w:val="center"/>
        </w:trPr>
        <w:tc>
          <w:tcPr>
            <w:tcW w:w="18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Physical evidence</w:t>
            </w:r>
          </w:p>
        </w:tc>
        <w:tc>
          <w:tcPr>
            <w:tcW w:w="2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Доказательства надёжности</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Снижает недоверие — отзывы, кейсы, сертификаты</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[8, с. 354; 10, с. 215]</w:t>
      </w:r>
    </w:p>
    <w:p w:rsidR="00CC791A" w:rsidRDefault="00C37771">
      <w:pPr>
        <w:ind w:firstLine="708"/>
      </w:pPr>
      <w:r>
        <w:rPr>
          <w:color w:val="000000"/>
        </w:rPr>
        <w:t>Модель 7P позволяет рассматривать продвижение инновационного продукта как комплексную систему, включающую не только коммуникационные мероприятия, но и качество самого продукта, удобство его использования, каналы доступа, сопровождение пользователей и доказательства надёжности. Для инновационных технологических продуктов особое значение имеют элементы People, Process и Physical evidence — именно они помогают снизить недоверие потребителей и сформировать положительный пользовательский опыт [16, с. 50; 24, с. 109].</w:t>
      </w:r>
    </w:p>
    <w:p w:rsidR="00CC791A" w:rsidRDefault="00C37771">
      <w:pPr>
        <w:ind w:firstLine="708"/>
      </w:pPr>
      <w:r>
        <w:rPr>
          <w:color w:val="000000"/>
        </w:rPr>
        <w:t xml:space="preserve">Коммуникационная стратегия продвижения инновационного продукта определяет выбор каналов коммуникации, формат маркетинговых сообщений, </w:t>
        <w:lastRenderedPageBreak/>
        <w:t>интенсивность коммуникационного воздействия и распределение бюджета между различными инструментами продвижения [8, с. 472; 9, с. 638].</w:t>
      </w:r>
    </w:p>
    <w:p w:rsidR="00CC791A" w:rsidRDefault="00C37771">
      <w:pPr>
        <w:ind w:firstLine="708"/>
      </w:pPr>
      <w:r>
        <w:rPr>
          <w:color w:val="000000"/>
        </w:rPr>
        <w:t>На начальном этапе вывода инновационного продукта на рынок приоритетными задачами коммуникации являются информирование целевой аудитории о существовании продукта, разъяснение функциональных возможностей и преимуществ, формирование базового понимания способов использования и снижение воспринимаемых рисков покупки [18, с. 6; 20, с. 10]. Информационная функция реализуется через образовательный контент, демонстрационные мероприятия, детальные описания продукта и экспертные материалы, помогающие потенциальным пользователям осознать ценность инновационного решения. По мере распространения продукта на рынке акцент коммуникационной стратегии смещается на формирование эмоциональной привязанности к бренду, стимулирование повторных использований и создание сообщества лояльных пользователей [8, с. 478].</w:t>
      </w:r>
    </w:p>
    <w:p w:rsidR="00CC791A" w:rsidRDefault="00C37771">
      <w:pPr>
        <w:ind w:firstLine="708"/>
      </w:pPr>
      <w:r>
        <w:rPr>
          <w:color w:val="000000"/>
        </w:rPr>
        <w:t>Продвижение инновационного продукта целесообразно рассматривать через маркетинговую воронку, отражающую последовательное движение потребителя от первичного знакомства с продуктом к его регулярному использованию [6, с. 64; 7, с. 64]. Для инновационных продуктов данная воронка должна включать не только этапы привлечения и покупки, но и этап формирования доверия, поскольку без снижения воспринимаемых рисков потребитель может отказаться от использования новой технологии [20, с. 11; 19, с. 6]. Описание маркетинговой воронки продвижения инновационного продукта представлено в таблице 1.2.4.</w:t>
      </w:r>
    </w:p>
    <w:p w:rsidR="00CC791A" w:rsidRDefault="00C37771">
      <w:pPr>
        <w:ind w:firstLine="708"/>
      </w:pPr>
      <w:r>
        <w:rPr>
          <w:color w:val="000000"/>
        </w:rPr>
        <w:t>Таблица 1.2.4</w:t>
      </w:r>
    </w:p>
    <w:p w:rsidR="00CC791A" w:rsidRDefault="00C37771">
      <w:pPr>
        <w:ind w:firstLine="708"/>
      </w:pPr>
      <w:r>
        <w:rPr>
          <w:color w:val="000000"/>
        </w:rPr>
        <w:t>Маркетинговая воронка продвижения инновационного продукта</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50"/>
        <w:gridCol w:w="3343"/>
        <w:gridCol w:w="3343"/>
      </w:tblGrid>
      <w:tr w:rsidR="00CC791A">
        <w:trPr>
          <w:cantSplit/>
          <w:tblHeader/>
          <w:jc w:val="center"/>
        </w:trPr>
        <w:tc>
          <w:tcPr>
            <w:tcW w:w="29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Этап воронки</w:t>
            </w:r>
          </w:p>
        </w:tc>
        <w:tc>
          <w:tcPr>
            <w:tcW w:w="33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Задача</w:t>
            </w:r>
          </w:p>
        </w:tc>
        <w:tc>
          <w:tcPr>
            <w:tcW w:w="33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Инструменты</w:t>
            </w:r>
          </w:p>
        </w:tc>
      </w:tr>
      <w:tr w:rsidR="00CC791A">
        <w:trPr>
          <w:cantSplit/>
          <w:jc w:val="center"/>
        </w:trPr>
        <w:tc>
          <w:tcPr>
            <w:tcW w:w="29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Сообщить о продукте</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 сайт, новости, соцсети</w:t>
            </w:r>
          </w:p>
        </w:tc>
      </w:tr>
      <w:tr w:rsidR="00CC791A">
        <w:trPr>
          <w:cantSplit/>
          <w:jc w:val="center"/>
        </w:trPr>
        <w:tc>
          <w:tcPr>
            <w:tcW w:w="29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Объяснить назначение и преимущества</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Видео, статьи, презентации, демо</w:t>
            </w:r>
          </w:p>
        </w:tc>
      </w:tr>
      <w:tr w:rsidR="00CC791A">
        <w:trPr>
          <w:cantSplit/>
          <w:jc w:val="center"/>
        </w:trPr>
        <w:tc>
          <w:tcPr>
            <w:tcW w:w="29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Снизить опасения и риски</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Эксперты, сертификации, FAQ</w:t>
            </w:r>
          </w:p>
        </w:tc>
      </w:tr>
      <w:tr w:rsidR="00CC791A">
        <w:trPr>
          <w:cantSplit/>
          <w:jc w:val="center"/>
        </w:trPr>
        <w:tc>
          <w:tcPr>
            <w:tcW w:w="29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Пробное использование</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Побудить попробовать</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демо-доступ, обучение</w:t>
            </w:r>
          </w:p>
        </w:tc>
      </w:tr>
      <w:tr w:rsidR="00CC791A">
        <w:trPr>
          <w:cantSplit/>
          <w:jc w:val="center"/>
        </w:trPr>
        <w:tc>
          <w:tcPr>
            <w:tcW w:w="29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Принятие</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Закрепить регулярное использование</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Поддержка, инструкции, удобный UX</w:t>
            </w:r>
          </w:p>
        </w:tc>
      </w:tr>
      <w:tr w:rsidR="00CC791A">
        <w:trPr>
          <w:cantSplit/>
          <w:jc w:val="center"/>
        </w:trPr>
        <w:tc>
          <w:tcPr>
            <w:tcW w:w="29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Лояльность</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Сформировать рекомендации</w:t>
            </w:r>
          </w:p>
        </w:tc>
        <w:tc>
          <w:tcPr>
            <w:tcW w:w="33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Отзывы, кейсы, программы вовлечения</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[6, с. 64; 7, с. 64; 20, с. 11]</w:t>
      </w:r>
    </w:p>
    <w:p w:rsidR="00CC791A" w:rsidRDefault="00C37771">
      <w:pPr>
        <w:ind w:firstLine="708"/>
      </w:pPr>
      <w:r>
        <w:rPr>
          <w:color w:val="000000"/>
        </w:rPr>
        <w:t>Ключевое отличие воронки инновационного продукта от воронки традиционного товара — наличие отдельного этапа «Доверие» между интересом и пробным использованием. Без этого этапа потенциальный пользователь не переходит к практическому взаимодействию с технологией, поэтому именно на формирование доверия должна быть направлена основная часть коммуникационных усилий и бюджета на ранних стадиях вывода продукта на рынок.</w:t>
      </w:r>
    </w:p>
    <w:p w:rsidR="00CC791A" w:rsidRDefault="00C37771">
      <w:pPr>
        <w:ind w:firstLine="708"/>
      </w:pPr>
      <w:r>
        <w:rPr>
          <w:color w:val="000000"/>
        </w:rPr>
        <w:t>Цифровые каналы продвижения приобретают критическую важность для инновационных продуктов в силу способности обеспечить точное таргетирование целевой аудитории, оперативную обратную связь от пользователей, возможность персонализации маркетинговых сообщений и эффективное измерение результатов коммуникационных кампаний [6, с. 78; 7, с. 78].</w:t>
      </w:r>
    </w:p>
    <w:p w:rsidR="00CC791A" w:rsidRDefault="00C37771">
      <w:pPr>
        <w:ind w:firstLine="708"/>
      </w:pPr>
      <w:r>
        <w:rPr>
          <w:color w:val="000000"/>
        </w:rPr>
        <w:t>Интернет-маркетинг инновационных продуктов включает поисковую оптимизацию, обеспечивающую высокую видимость информации о продукте в результатах поиска по релевантным запросам, контекстную рекламу, позволяющую привлечь внимание пользователей, активно ищущих решения определённых проблем, и контент-маркетинг, направленный на создание ценных информационных материалов, демонстрирующих экспертизу компании и формирующих доверие целевой аудитории [6, с. 102; 7, с. 102].</w:t>
      </w:r>
    </w:p>
    <w:p w:rsidR="00CC791A" w:rsidRDefault="00C37771">
      <w:pPr>
        <w:ind w:firstLine="708"/>
      </w:pPr>
      <w:r>
        <w:rPr>
          <w:color w:val="000000"/>
        </w:rPr>
        <w:t>Социальные медиа представляют особенно эффективный канал продвижения инновационных продуктов благодаря возможности вирусного распространения информации, организации дискуссий с участием потенциальных и существующих пользователей, работы с лидерами мнений и создания сообществ вокруг бренда или продукта [6, с. 134; 7, с. 134]. Каналы продвижения инновационного продукта представлены в таблице 1.2.5.</w:t>
      </w:r>
    </w:p>
    <w:p w:rsidR="00CC791A" w:rsidRDefault="00C37771">
      <w:pPr>
        <w:ind w:firstLine="708"/>
      </w:pPr>
      <w:r>
        <w:rPr>
          <w:color w:val="000000"/>
        </w:rPr>
        <w:t>Таблица 1.2.5</w:t>
      </w:r>
    </w:p>
    <w:p w:rsidR="00CC791A" w:rsidRDefault="00C37771">
      <w:pPr>
        <w:ind w:firstLine="708"/>
      </w:pPr>
      <w:r>
        <w:rPr>
          <w:color w:val="000000"/>
        </w:rPr>
        <w:lastRenderedPageBreak/>
        <w:t>Каналы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34"/>
        <w:gridCol w:w="2855"/>
        <w:gridCol w:w="3748"/>
      </w:tblGrid>
      <w:tr w:rsidR="00CC791A">
        <w:trPr>
          <w:cantSplit/>
          <w:tblHeader/>
          <w:jc w:val="center"/>
        </w:trPr>
        <w:tc>
          <w:tcPr>
            <w:tcW w:w="30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Канал</w:t>
            </w:r>
          </w:p>
        </w:tc>
        <w:tc>
          <w:tcPr>
            <w:tcW w:w="28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Цель</w:t>
            </w:r>
          </w:p>
        </w:tc>
        <w:tc>
          <w:tcPr>
            <w:tcW w:w="3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Особенности для иннопродукта</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Сайт</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Базовая информация о продукте</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Описание, преимущества, FAQ</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 и деловые СМИ</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 и экспертный имидж</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Объясняет значимость инновации</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Соцсети</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Расширение охвата</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Простой язык, работа с возражениями</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Демо-презентации</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Показ в действии</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Снижают недоверие к новой технологии</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Контент-маркетинг</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Обучение аудитории</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Статьи, инструкции, видеообзоры</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Проверка на ограниченном масштабе</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Обратная связь, подтверждение пользы</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Партнёрские каналы</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через другие организации</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Эффективны для сложных B2B-решений</w:t>
            </w:r>
          </w:p>
        </w:tc>
      </w:tr>
      <w:tr w:rsidR="00CC791A">
        <w:trPr>
          <w:cantSplit/>
          <w:jc w:val="center"/>
        </w:trPr>
        <w:tc>
          <w:tcPr>
            <w:tcW w:w="30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Отраслевые мероприятия</w:t>
            </w:r>
          </w:p>
        </w:tc>
        <w:tc>
          <w:tcPr>
            <w:tcW w:w="2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Профессиональная аудитория</w:t>
            </w:r>
          </w:p>
        </w:tc>
        <w:tc>
          <w:tcPr>
            <w:tcW w:w="37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Эксперты, компании, потенциальные партнёры</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[6, с. 102–135; 7, с. 102–135; 20, с. 12]</w:t>
      </w:r>
    </w:p>
    <w:p w:rsidR="00CC791A" w:rsidRDefault="00C37771">
      <w:pPr>
        <w:ind w:firstLine="708"/>
      </w:pPr>
      <w:r>
        <w:rPr>
          <w:color w:val="000000"/>
        </w:rPr>
        <w:t>Выбор каналов продвижения инновационного продукта зависит от уровня осведомлённости целевой аудитории, сложности продукта и степени доверия к новой технологии. Для инновационных продуктов особенно важны не только рекламные каналы, но и образовательные, экспертные и демонстрационные форматы, позволяющие объяснить ценность продукта и снизить воспринимаемые риски его использования [20, с. 12; 19, с. 7].</w:t>
      </w:r>
    </w:p>
    <w:p w:rsidR="00CC791A" w:rsidRDefault="00C37771">
      <w:pPr>
        <w:ind w:firstLine="708"/>
      </w:pPr>
      <w:r>
        <w:rPr>
          <w:color w:val="000000"/>
        </w:rPr>
        <w:t>Возвращаясь к теории диффузии инноваций, следует отметить, что стратегия работы с ранними последователями является критически важным элементом продвижения инновационных продуктов, поскольку данная категория потребителей выполняет функцию «послов бренда», распространяя информацию о продукте в своих социальных кругах и формируя первичные отзывы, влияющие на решения более консервативных сегментов рынка [14, с. 161; 17, с. 47].</w:t>
      </w:r>
    </w:p>
    <w:p w:rsidR="00CC791A" w:rsidRDefault="00C37771">
      <w:pPr>
        <w:ind w:firstLine="708"/>
      </w:pPr>
      <w:r>
        <w:rPr>
          <w:color w:val="000000"/>
        </w:rPr>
        <w:t xml:space="preserve">Привлечение ранних последователей требует разработки специальных программ, включающих эксклюзивный ранний доступ к продукту, специальные ценовые условия, возможность участия в тестировании и доработке продукта, признание статуса пионеров использования инновации [21, с. 15; 19, с. 8]. </w:t>
        <w:lastRenderedPageBreak/>
        <w:t>Управление отзывами ранних пользователей предполагает активный мониторинг обратной связи, оперативное реагирование на выявленные проблемы, публичную демонстрацию учёта пользовательских предложений в развитии продукта и формирование позитивного информационного фона вокруг инновационного решения [18, с. 8; 21, с. 17]. В случае Face2 такими ранними последователями могут выступать технологически ориентированные сотрудники банка, корпоративные клиенты, заинтересованные в цифровизации процессов, а также партнёрские организации, готовые участвовать в пилотных проектах [27].</w:t>
      </w:r>
    </w:p>
    <w:p w:rsidR="00CC791A" w:rsidRDefault="00C37771">
      <w:pPr>
        <w:ind w:firstLine="708"/>
      </w:pPr>
      <w:r>
        <w:rPr>
          <w:color w:val="000000"/>
        </w:rPr>
        <w:t>Ценовая стратегия продвижения инновационного продукта определяет баланс между необходимостью возврата инвестиций в разработку, конкурентным позиционированием и доступностью продукта для целевых сегментов [8, с. 392; 10, с. 224]. Стратегия снятия сливок предполагает установление высокой начальной цены для максимизации прибыли от ранних последователей, готовых платить премию за инновационность, с последующим постепенным снижением цены для охвата более широких сегментов рынка. Стратегия проникновения на рынок основана на установлении относительно низкой цены для быстрого захвата значительной доли рынка и создания барьеров входа для конкурентов [8, с. 396]. Для банковских инновационных продуктов характерна стратегия бесплатного предоставления базовой функциональности с возможностью монетизации через дополнительные услуги — это минимизирует барьеры принятия инновации и обеспечивает быстрое распространение продукта среди клиентов банка [24, с. 110].</w:t>
      </w:r>
    </w:p>
    <w:p w:rsidR="00CC791A" w:rsidRDefault="00C37771">
      <w:pPr>
        <w:ind w:firstLine="708"/>
      </w:pPr>
      <w:r>
        <w:rPr>
          <w:color w:val="000000"/>
        </w:rPr>
        <w:t xml:space="preserve">Партнёрская стратегия продвижения инновационных продуктов предполагает формирование альянсов с компаниями, обладающими комплементарными продуктами, доступом к целевой аудитории или экспертизой в релевантных областях [18, с. 9; 19, с. 8]. Стратегические партнёрства позволяют расширить охват целевой аудитории, повысить доверие к инновационному продукту через ассоциацию с авторитетными брендами, получить доступ к дополнительным каналам распределения и совместно инвестировать в </w:t>
        <w:lastRenderedPageBreak/>
        <w:t>маркетинговые коммуникации. Для биометрических банковских продуктов потенциальными партнёрами выступают производители оборудования, разработчики операционных систем, платёжные системы, ритейлеры и другие организации, заинтересованные в повышении безопасности и удобства идентификации пользователей [16, с. 51; 27]. Совместные маркетинговые кампании с партнёрами создают синергетический эффект и повышают эффективность инвестиций в продвижение инновационного продукта [18, с. 9].</w:t>
      </w:r>
    </w:p>
    <w:p w:rsidR="00CC791A" w:rsidRDefault="00C37771">
      <w:pPr>
        <w:ind w:firstLine="708"/>
      </w:pPr>
      <w:r>
        <w:rPr>
          <w:color w:val="000000"/>
        </w:rPr>
        <w:t>Измерение эффективности продвижения инновационного продукта требует разработки системы ключевых показателей, отражающих прогресс в достижении маркетинговых целей на различных этапах жизненного цикла продукта [5, с. 198; 8, с. 524]. На стадии внедрения ключевыми метриками являются уровень осведомлённости целевой аудитории о продукте, понимание функциональных возможностей и преимуществ, формирование намерения попробовать продукт. На этапе роста критически важными показателями становятся количество новых пользователей, частота использования продукта, показатели удовлетворённости и готовности рекомендовать продукт другим потребителям [5, с. 201]. Финансовые показатели эффективности включают стоимость привлечения клиента, пожизненную ценность клиента, рентабельность инвестиций в маркетинговые коммуникации и долю рынка инновационного продукта [6, с. 156; 8, с. 528]. Аналитика цифровых каналов продвижения обеспечивает детальную информацию о поведении пользователей, эффективности различных каналов и сообщений, что позволяет оперативно оптимизировать маркетинговую стратегию и повышать результативность коммуникационных кампаний [7, с. 156]. Основные показатели эффективности продвижения инновационного продукта представлены в таблице 1.2.6.</w:t>
      </w:r>
    </w:p>
    <w:p w:rsidR="00CC791A" w:rsidRDefault="00C37771">
      <w:pPr>
        <w:ind w:firstLine="708"/>
      </w:pPr>
      <w:r>
        <w:rPr>
          <w:color w:val="000000"/>
        </w:rPr>
        <w:t>Таблица 1.2.6</w:t>
      </w:r>
    </w:p>
    <w:p w:rsidR="00CC791A" w:rsidRDefault="00C37771">
      <w:pPr>
        <w:ind w:firstLine="708"/>
      </w:pPr>
      <w:r>
        <w:rPr>
          <w:color w:val="000000"/>
        </w:rPr>
        <w:t>Показатели эффективности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804"/>
        <w:gridCol w:w="5833"/>
      </w:tblGrid>
      <w:tr w:rsidR="00CC791A">
        <w:trPr>
          <w:cantSplit/>
          <w:tblHeader/>
          <w:jc w:val="center"/>
        </w:trPr>
        <w:tc>
          <w:tcPr>
            <w:tcW w:w="38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Цель продвижения</w:t>
            </w:r>
          </w:p>
        </w:tc>
        <w:tc>
          <w:tcPr>
            <w:tcW w:w="58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Показатели эффективности</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посещаемость сайта, упоминания в СМИ</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просмотры презентаций, обращения</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Снижение недоверия</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Положительные отзывы, снижение отказов, опросы</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Привлечение пользователей</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Регистрации, подключения пилотов</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Удержание</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Частота использования, повторные обращения</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Экономика</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CAC, ROI, LTV, срок окупаемости</w:t>
            </w:r>
          </w:p>
        </w:tc>
      </w:tr>
      <w:tr w:rsidR="00CC791A">
        <w:trPr>
          <w:cantSplit/>
          <w:jc w:val="center"/>
        </w:trPr>
        <w:tc>
          <w:tcPr>
            <w:tcW w:w="38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Репутация</w:t>
            </w:r>
          </w:p>
        </w:tc>
        <w:tc>
          <w:tcPr>
            <w:tcW w:w="58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CSI, NPS, экспертные публикации</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[5, с. 198–202; 6, с. 156; 8, с. 524–528]</w:t>
      </w:r>
    </w:p>
    <w:p w:rsidR="00CC791A" w:rsidRDefault="00C37771">
      <w:pPr>
        <w:ind w:firstLine="708"/>
      </w:pPr>
      <w:r>
        <w:rPr>
          <w:color w:val="000000"/>
        </w:rPr>
        <w:t>Для Face2 система KPI должна включать не только маркетинговые показатели охвата и узнаваемости, но и показатели доверия, активности пользователей, количества внедрений и экономического эффекта. Это связано с тем, что успешность продвижения биометрического продукта определяется не только интересом аудитории, но и фактическим принятием технологии [16, с. 53; 24, с. 111].</w:t>
      </w:r>
    </w:p>
    <w:p w:rsidR="00CC791A" w:rsidRDefault="00C37771">
      <w:pPr>
        <w:ind w:firstLine="708"/>
      </w:pPr>
      <w:r>
        <w:rPr>
          <w:color w:val="000000"/>
        </w:rPr>
        <w:t>Маркетинговые стратегии продвижения инновационных продуктов характеризуются комплексным характером, необходимостью интеграции традиционных и цифровых инструментов коммуникации, особым вниманием к образовательной составляющей маркетинговых сообщений и критической важностью управления восприятием инновации различными категориями потребителей [18, с. 10; 20, с. 13; 19, с. 9]. Успешное продвижение инновационного продукта требует глубокого понимания психологии принятия инноваций, способности адаптировать стратегию к изменяющимся рыночным условиям и готовности инвестировать значительные ресурсы в формирование осведомлённости и доверия целевой аудитории к новому продукту.</w:t>
      </w:r>
    </w:p>
    <w:p w:rsidR="00CC791A" w:rsidRDefault="00C37771">
      <w:pPr>
        <w:keepNext/>
        <w:keepLines/>
        <w:spacing w:before="200" w:after="120"/>
        <w:jc w:val="center"/>
      </w:pPr>
      <w:del w:id="9015" w:author="Claude" w:date="2026-06-03T00:00:00Z">
        <w:r>
          <w:rPr>
            <w:b/>
            <w:bCs/>
            <w:color w:val="000000"/>
          </w:rPr>
          <w:delText>1.3. ОСОБЕННОСТИ ПРОДВИЖЕНИЯ БИОМЕТРИЧЕСКИХ ТЕХНОЛОГИЙ</w:delText>
        </w:r>
      </w:del>
      <w:ins w:id="9016" w:author="Claude" w:date="2026-06-03T00:00:00Z">
        <w:r>
          <w:rPr>
            <w:b/>
            <w:bCs/>
            <w:color w:val="000000"/>
          </w:rPr>
          <w:t>1.3. Особенности продвижения биометрических технологий</w:t>
        </w:r>
      </w:ins>
    </w:p>
    <w:p w:rsidR="00CC791A" w:rsidRDefault="00C37771">
      <w:pPr>
        <w:ind w:firstLine="708"/>
      </w:pPr>
      <w:r>
        <w:rPr>
          <w:color w:val="000000"/>
        </w:rPr>
        <w:t xml:space="preserve">Биометрические технологии в банковском секторе требуют не нового набора инструментов продвижения по сравнению с § 1.2, а особой их конфигурации: смещения акцентов в воронке, перераспределения веса между элементами 7P и изменения логики каналов. Настоящий параграф фиксирует особенности биометрии, барьеры её принятия и условия, при которых </w:t>
        <w:lastRenderedPageBreak/>
        <w:t>стандартные маркетинговые инструменты переходят в специфические для банковской биометрии формы.</w:t>
      </w:r>
    </w:p>
    <w:p w:rsidR="00CC791A" w:rsidRDefault="00C37771">
      <w:pPr>
        <w:ind w:firstLine="708"/>
      </w:pPr>
      <w:r>
        <w:rPr>
          <w:color w:val="000000"/>
        </w:rPr>
        <w:t>Биометрия — технология распознавания личности по уникальным физиологическим или поведенческим характеристикам: лицу, голосу, отпечаткам пальцев, рисунку радужной оболочки [15, с. 29; 24, с. 100]. В банковской сфере она решает безопасную идентификацию клиентов при дистанционном обслуживании, противодействие мошенничеству и упрощение доступа к продуктам [16, с. 38; 24, с. 104; 25, с. 115].</w:t>
      </w:r>
    </w:p>
    <w:p w:rsidR="00CC791A" w:rsidRDefault="00C37771">
      <w:pPr>
        <w:ind w:firstLine="708"/>
      </w:pPr>
      <w:r>
        <w:rPr>
          <w:color w:val="000000"/>
        </w:rPr>
        <w:t>Регуляторный контур в России жёсткий и определяет рамки любых действий банка с биометрией. Федеральный закон от 29.12.2022 № 572-ФЗ относит биометрические векторы к специальной категории персональных данных, обязывает хранить их в Государственной информационной системе ЕБС и разрешает аутентификацию по биометрии только аккредитованным организациям и только при письменном согласии гражданина [23, с. 92–94]. Для банка аккредитация Минцифры России в качестве оператора коммерческой биометрической системы (КБС), сертификация ФСБ и ФСТЭК, включение в реестр отечественного ПО — не формальность, а условие существования продукта на рынке, а после введения 420-ФЗ и 421-ФЗ от 30 ноября 2024 года — ещё и условие защиты от штрафов до 1–3% годового дохода и уголовной ответственности за неправомерное обращение с биометрическими данными [23, с. 95; 27]. Сферы применения биометрии в банке и за его пределами показаны на рисунке 1.3.1.</w:t>
      </w:r>
    </w:p>
    <w:p w:rsidR="00CC791A" w:rsidRDefault="00C37771">
      <w:pPr>
        <w:ind w:firstLine="708"/>
      </w:pPr>
      <w:r>
        <w:rPr>
          <w:color w:val="000000"/>
        </w:rPr>
        <w:t>Рис. 1.3.1. Области применения биометрии</w:t>
      </w:r>
    </w:p>
    <w:p w:rsidR="00CC791A" w:rsidRDefault="00C37771">
      <w:pPr>
        <w:ind w:firstLine="708"/>
      </w:pPr>
      <w:r>
        <w:rPr>
          <w:color w:val="000000"/>
        </w:rPr>
        <w:t>Банковский сектор — лишь одно из применений, но самое требовательное по совокупности факторов: высокая чувствительность данных, прямая связь с финансами, регуляторное давление, ожидания пользователя по скорости и надёжности. Поэтому стратегия продвижения, отстроенная для биометрии в банке, потом легко переносится на другие отрасли, а обратное — нет. Дальнейший анализ ведётся именно в банковском контуре.</w:t>
      </w:r>
    </w:p>
    <w:p w:rsidR="00CC791A" w:rsidRDefault="00C37771">
      <w:pPr>
        <w:ind w:firstLine="708"/>
      </w:pPr>
      <w:r>
        <w:rPr>
          <w:color w:val="000000"/>
        </w:rPr>
        <w:lastRenderedPageBreak/>
        <w:t>Если для обычного банковского продукта продвижение начинается с информирования и стимулирования спроса, то для биометрии оно начинается с барьеров. Без их снятия информирование не работает: клиент слышит сообщение о новом сервисе, но не переходит к действию [16, с. 43; 25, с. 113]. Барьеры биометрии в банковском секторе делятся на четыре группы — психологические, поведенческие, организационные (для B2B-заказчиков) и регуляторно-репутационные. Каждая группа требует своего инструментария продвижения, и именно сопоставление барьеров с инструментами из параграфа 1.2 даёт работоспособную стратегию (таблица 1.3.1).</w:t>
      </w:r>
    </w:p>
    <w:p w:rsidR="00CC791A" w:rsidRDefault="00C37771">
      <w:pPr>
        <w:ind w:firstLine="708"/>
      </w:pPr>
      <w:r>
        <w:rPr>
          <w:color w:val="000000"/>
        </w:rPr>
        <w:t>Таблица 1.3.1</w:t>
      </w:r>
    </w:p>
    <w:p w:rsidR="00CC791A" w:rsidRDefault="00C37771">
      <w:pPr>
        <w:ind w:firstLine="708"/>
      </w:pPr>
      <w:r>
        <w:rPr>
          <w:color w:val="000000"/>
        </w:rPr>
        <w:t>Барьеры принятия биометрических технологий и инструменты их преодоления</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51"/>
        <w:gridCol w:w="2522"/>
        <w:gridCol w:w="2161"/>
        <w:gridCol w:w="2702"/>
      </w:tblGrid>
      <w:tr w:rsidR="00CC791A">
        <w:trPr>
          <w:cantSplit/>
          <w:tblHeader/>
          <w:jc w:val="center"/>
        </w:trPr>
        <w:tc>
          <w:tcPr>
            <w:tcW w:w="22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Группа барьеров</w:t>
            </w:r>
          </w:p>
        </w:tc>
        <w:tc>
          <w:tcPr>
            <w:tcW w:w="25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 барьера</w:t>
            </w:r>
          </w:p>
        </w:tc>
        <w:tc>
          <w:tcPr>
            <w:tcW w:w="21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Инструмент (из 1.2)</w:t>
            </w:r>
          </w:p>
        </w:tc>
        <w:tc>
          <w:tcPr>
            <w:tcW w:w="27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Форма для биометрии</w:t>
            </w:r>
          </w:p>
        </w:tc>
      </w:tr>
      <w:tr w:rsidR="00CC791A">
        <w:trPr>
          <w:cantSplit/>
          <w:jc w:val="center"/>
        </w:trPr>
        <w:tc>
          <w:tcPr>
            <w:tcW w:w="2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Психологические</w:t>
            </w:r>
          </w:p>
        </w:tc>
        <w:tc>
          <w:tcPr>
            <w:tcW w:w="25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Страх утечки, ощущение «не отозвать» сданный образец</w:t>
            </w:r>
          </w:p>
        </w:tc>
        <w:tc>
          <w:tcPr>
            <w:tcW w:w="21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Этап «Доверие» в воронке; Physical evidence в 7P</w:t>
            </w:r>
          </w:p>
        </w:tc>
        <w:tc>
          <w:tcPr>
            <w:tcW w:w="27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Сертификаты ФСБ/ФСТЭК, архитектура ЕБС, политика обработки</w:t>
            </w:r>
          </w:p>
        </w:tc>
      </w:tr>
      <w:tr w:rsidR="00CC791A">
        <w:trPr>
          <w:cantSplit/>
          <w:jc w:val="center"/>
        </w:trPr>
        <w:tc>
          <w:tcPr>
            <w:tcW w:w="2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Когнитивные</w:t>
            </w:r>
          </w:p>
        </w:tc>
        <w:tc>
          <w:tcPr>
            <w:tcW w:w="25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Непонимание принципа, миф о «слежке»</w:t>
            </w:r>
          </w:p>
        </w:tc>
        <w:tc>
          <w:tcPr>
            <w:tcW w:w="21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Контент-маркетинг; People в 7P</w:t>
            </w:r>
          </w:p>
        </w:tc>
        <w:tc>
          <w:tcPr>
            <w:tcW w:w="27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Видеоинструкции, инфографика, FAQ, эксперты банка</w:t>
            </w:r>
          </w:p>
        </w:tc>
      </w:tr>
      <w:tr w:rsidR="00CC791A">
        <w:trPr>
          <w:cantSplit/>
          <w:jc w:val="center"/>
        </w:trPr>
        <w:tc>
          <w:tcPr>
            <w:tcW w:w="2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Поведенческие</w:t>
            </w:r>
          </w:p>
        </w:tc>
        <w:tc>
          <w:tcPr>
            <w:tcW w:w="25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Привычка к картам, паролям, документам</w:t>
            </w:r>
          </w:p>
        </w:tc>
        <w:tc>
          <w:tcPr>
            <w:tcW w:w="21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Демо-стратегия; ранние последователи</w:t>
            </w:r>
          </w:p>
        </w:tc>
        <w:tc>
          <w:tcPr>
            <w:tcW w:w="27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Демозоны, пилоты на сотрудниках, геймификация регистрации</w:t>
            </w:r>
          </w:p>
        </w:tc>
      </w:tr>
      <w:tr w:rsidR="00CC791A">
        <w:trPr>
          <w:cantSplit/>
          <w:jc w:val="center"/>
        </w:trPr>
        <w:tc>
          <w:tcPr>
            <w:tcW w:w="2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Организационные (B2B)</w:t>
            </w:r>
          </w:p>
        </w:tc>
        <w:tc>
          <w:tcPr>
            <w:tcW w:w="25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Стоимость, окупаемость, сложность интеграции с СКУД и ИТ</w:t>
            </w:r>
          </w:p>
        </w:tc>
        <w:tc>
          <w:tcPr>
            <w:tcW w:w="21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ROI/LTV; партнёры; пилоты</w:t>
            </w:r>
          </w:p>
        </w:tc>
        <w:tc>
          <w:tcPr>
            <w:tcW w:w="27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Бизнес-кейсы, минимальные пилоты, интеграторы</w:t>
            </w:r>
          </w:p>
        </w:tc>
      </w:tr>
      <w:tr w:rsidR="00CC791A">
        <w:trPr>
          <w:cantSplit/>
          <w:jc w:val="center"/>
        </w:trPr>
        <w:tc>
          <w:tcPr>
            <w:tcW w:w="225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Регуляторно-репутационные</w:t>
            </w:r>
          </w:p>
        </w:tc>
        <w:tc>
          <w:tcPr>
            <w:tcW w:w="25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Штрафы, уголовная ответственность, инциденты</w:t>
            </w:r>
          </w:p>
        </w:tc>
        <w:tc>
          <w:tcPr>
            <w:tcW w:w="2161"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lang w:val="en-US"/>
              </w:rPr>
              <w:t xml:space="preserve">PR; Physical evidence </w:t>
            </w:r>
            <w:r>
              <w:rPr>
                <w:color w:val="000000"/>
                <w:sz w:val="24"/>
                <w:szCs w:val="24"/>
              </w:rPr>
              <w:t>в</w:t>
            </w:r>
            <w:r>
              <w:rPr>
                <w:color w:val="000000"/>
                <w:sz w:val="24"/>
                <w:szCs w:val="24"/>
                <w:lang w:val="en-US"/>
              </w:rPr>
              <w:t xml:space="preserve"> 7P</w:t>
            </w:r>
          </w:p>
        </w:tc>
        <w:tc>
          <w:tcPr>
            <w:tcW w:w="27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Статус оператора КБС, ESG-отчётность, открытость к проверкам</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[16, с. 41–47; 24, с. 106–110; 25, с. 113–119; 8, с. 354; 19, с. 7–8; 27]</w:t>
      </w:r>
    </w:p>
    <w:p w:rsidR="00CC791A" w:rsidRDefault="00C37771">
      <w:pPr>
        <w:ind w:firstLine="708"/>
      </w:pPr>
      <w:r>
        <w:rPr>
          <w:color w:val="000000"/>
        </w:rPr>
        <w:t xml:space="preserve">Главный практический вывод из этой раскладки в том, что бюджет продвижения биометрии распределяется иначе, чем для обычного банковского продукта. Если у массового потребительского сервиса основная часть приходится на этап осведомлённости и интереса, то у биометрии </w:t>
        <w:lastRenderedPageBreak/>
        <w:t>непропорционально большая доля уходит на этапы доверия и пробного использования: образовательный контент, демонстрации, пилоты, экспертные публикации, разъяснение мер защиты данных. На массовую рекламу до снятия барьеров доверия инвестиции окупаются плохо.</w:t>
      </w:r>
    </w:p>
    <w:p w:rsidR="00CC791A" w:rsidRDefault="00C37771">
      <w:pPr>
        <w:ind w:firstLine="708"/>
      </w:pPr>
      <w:r>
        <w:rPr>
          <w:color w:val="000000"/>
        </w:rPr>
        <w:t>Барьеры показывают, что нужно преодолеть; условия успеха — какие предпосылки должны выполняться, чтобы продвижение в принципе работало. Это четыре группы факторов, которые формируют верхнюю границу того, что вообще достижимо маркетингом (таблица 1.3.2).</w:t>
      </w:r>
    </w:p>
    <w:p w:rsidR="00CC791A" w:rsidRDefault="00C37771">
      <w:pPr>
        <w:ind w:firstLine="708"/>
      </w:pPr>
      <w:r>
        <w:rPr>
          <w:color w:val="000000"/>
        </w:rPr>
        <w:t>Таблица 1.3.2</w:t>
      </w:r>
    </w:p>
    <w:p w:rsidR="00CC791A" w:rsidRDefault="00C37771">
      <w:pPr>
        <w:ind w:firstLine="708"/>
      </w:pPr>
      <w:r>
        <w:rPr>
          <w:color w:val="000000"/>
        </w:rPr>
        <w:t>Условия успешного продвижения биометрических технологий в банковском секторе</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34"/>
        <w:gridCol w:w="3401"/>
        <w:gridCol w:w="3401"/>
      </w:tblGrid>
      <w:tr w:rsidR="00CC791A">
        <w:trPr>
          <w:cantSplit/>
          <w:tblHeader/>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Группа условий</w:t>
            </w:r>
          </w:p>
        </w:tc>
        <w:tc>
          <w:tcPr>
            <w:tcW w:w="3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3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Что обеспечивает</w:t>
            </w:r>
          </w:p>
        </w:tc>
      </w:tr>
      <w:tr w:rsidR="00CC791A">
        <w:trPr>
          <w:cantSplit/>
          <w:jc w:val="center"/>
        </w:trPr>
        <w:tc>
          <w:tcPr>
            <w:tcW w:w="28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Правовые</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572-ФЗ; аккредитация Минцифры (КБС); ФСБ, ФСТЭК; согласие пользователя</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Право вывести продукт и легально использовать «безопасный/законный» в коммуникации</w:t>
            </w:r>
          </w:p>
        </w:tc>
      </w:tr>
      <w:tr w:rsidR="00CC791A">
        <w:trPr>
          <w:cantSplit/>
          <w:jc w:val="center"/>
        </w:trPr>
        <w:tc>
          <w:tcPr>
            <w:tcW w:w="28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Социально-психологические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доверия, готовность к инновациям, отсутствие острых негативных кейсов</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Восприимчивость к маркетингу; реалистичные сроки принятия</w:t>
            </w:r>
          </w:p>
        </w:tc>
      </w:tr>
      <w:tr w:rsidR="00CC791A">
        <w:trPr>
          <w:cantSplit/>
          <w:jc w:val="center"/>
        </w:trPr>
        <w:tc>
          <w:tcPr>
            <w:tcW w:w="28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Технологические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Точность (FAR/FRR), надёжность, скорость, простота интеграции</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Соответствие обещаниям маркетинга; работа со статистикой и кейсами</w:t>
            </w:r>
          </w:p>
        </w:tc>
      </w:tr>
      <w:tr w:rsidR="00CC791A">
        <w:trPr>
          <w:cantSplit/>
          <w:jc w:val="center"/>
        </w:trPr>
        <w:tc>
          <w:tcPr>
            <w:tcW w:w="283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Экономические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Понятный ROI для B2B, обоснованная цена, измеримый эффект</w:t>
            </w:r>
          </w:p>
        </w:tc>
        <w:tc>
          <w:tcPr>
            <w:tcW w:w="34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в B2B/B2G через ROI, а не только эмоции</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[16, с. 45; 23, с. 93; 24, с. 106; 27]</w:t>
      </w:r>
    </w:p>
    <w:p w:rsidR="00CC791A" w:rsidRDefault="00C37771">
      <w:pPr>
        <w:ind w:firstLine="708"/>
      </w:pPr>
      <w:r>
        <w:rPr>
          <w:color w:val="000000"/>
        </w:rPr>
        <w:t>Эти четыре группы — не предмет маркетинга, а его рамка. Если правовое условие нарушено, никакое продвижение не спасёт продукт от регуляторных санкций. Если технологическое условие не выполняется (например, точность распознавания недостаточна для финансовых операций), любая реклама сработает в минус: первый же негативный пользовательский опыт уничтожит репутационный капитал. Если экономическое условие не обосновано для B2B-клиента, лучшая в мире коммуникация не приведёт к подписанию контракта. Поэтому стратегия продвижения биометрии в банке всегда строится после того, как зафиксированы эти четыре опоры, а не вместо них.</w:t>
      </w:r>
    </w:p>
    <w:p w:rsidR="00CC791A" w:rsidRDefault="00C37771">
      <w:pPr>
        <w:ind w:firstLine="708"/>
      </w:pPr>
      <w:r>
        <w:rPr>
          <w:color w:val="000000"/>
        </w:rPr>
        <w:lastRenderedPageBreak/>
        <w:t>С учётом барьеров и условий стандартные инструменты продвижения, рассмотренные в параграфе 1.2, перенастраиваются для биометрии в банковском секторе следующим образом.</w:t>
      </w:r>
    </w:p>
    <w:p w:rsidR="00CC791A" w:rsidRDefault="00C37771">
      <w:pPr>
        <w:ind w:firstLine="708"/>
      </w:pPr>
      <w:r>
        <w:rPr>
          <w:color w:val="000000"/>
        </w:rPr>
        <w:t>Интегрированная стратегия (push + pull) в банковской биометрии распадается по сегментам. Push-составляющая работает в B2B и B2G: банк через прямые продажи, отраслевые конференции, партнёрства с интеграторами и вендорами оборудования продвигает решение корпоративным заказчикам и государственным организациям. Pull-составляющая работает в B2C: формирование спроса со стороны конечных пользователей через рекламу, контент-маркетинг и социальные сети [16, с. 48; 24, с. 106]. Особенность в том, что pull в биометрии вторичен по отношению к push: B2B-заказчик принимает решение о внедрении только тогда, когда видит готовность своих клиентов пользоваться технологией, а готовность клиентов формируется через массовые сценарии (метро, библиотеки, магазины), которые сами по себе требуют B2B-партнёра.</w:t>
      </w:r>
    </w:p>
    <w:p w:rsidR="00CC791A" w:rsidRDefault="00C37771">
      <w:pPr>
        <w:ind w:firstLine="708"/>
      </w:pPr>
      <w:r>
        <w:rPr>
          <w:color w:val="000000"/>
        </w:rPr>
        <w:t>Модель STP сегментирует рынок не по социально-демографическим признакам, а по типу заказчика и сценарию использования. Сегменты — банки, МФО, ритейл, гостиницы, транспорт, режимные объекты, государственные учреждения. Для каждого формируется собственное позиционирование: для банков — «соответствие 572-ФЗ и снижение рисков мошенничества», для ритейла — «ускорение обслуживания», для режимных объектов — «контроль доступа без передаваемых пропусков», для государственных учреждений — «цифровизация идентификации без документов» [5, с. 124; 8, с. 314].</w:t>
      </w:r>
    </w:p>
    <w:p w:rsidR="00CC791A" w:rsidRDefault="00C37771">
      <w:pPr>
        <w:ind w:firstLine="708"/>
      </w:pPr>
      <w:r>
        <w:rPr>
          <w:color w:val="000000"/>
        </w:rPr>
        <w:t xml:space="preserve">В расширенном комплексе 7P для биометрии непропорционально вырастают три элемента — People, Process и Physical evidence. People — экспертиза сотрудников банка, выступающих публичными лицами продукта, и качество сопровождения внедрения у заказчика. Process — простота пользовательского пути регистрации и использования (минимизация шагов, скорость распознавания, понятный сценарий восстановления доступа). Physical evidence — сертификаты ФСБ и ФСТЭК, аккредитация Минцифры, кейсы </w:t>
        <w:lastRenderedPageBreak/>
        <w:t>внедрений, отзывы сотрудников банка как ранних пользователей [16, с. 50; 24, с. 109]. Эти три элемента закрывают психологический барьер сильнее, чем элементы Promotion и Price в их классической форме.</w:t>
      </w:r>
    </w:p>
    <w:p w:rsidR="00CC791A" w:rsidRDefault="00C37771">
      <w:pPr>
        <w:ind w:firstLine="708"/>
      </w:pPr>
      <w:r>
        <w:rPr>
          <w:color w:val="000000"/>
        </w:rPr>
        <w:t>Маркетинговая воронка для биометрии вытягивается на этапе «Доверие». Между этапами «Интерес» и «Пробное использование» стандартной воронки в биометрии встраивается отдельный длинный этап работы с возражениями: разъяснение архитектуры хранения биометрии в ГИС ЕБС, демонстрация мер защиты, ответы на вопросы о конфиденциальности, публикация статистики точности. Без этого этапа большая часть аудитории, проявившей интерес, не доходит до пробного использования [6, с. 64; 20, с. 11; 19, с. 6].</w:t>
      </w:r>
    </w:p>
    <w:p w:rsidR="00CC791A" w:rsidRDefault="00C37771">
      <w:pPr>
        <w:ind w:firstLine="708"/>
      </w:pPr>
      <w:r>
        <w:rPr>
          <w:color w:val="000000"/>
        </w:rPr>
        <w:t>Каналы продвижения смещаются в сторону экспертных и демонстрационных форматов. Удельный вес массовой рекламы снижается в пользу образовательного контент-маркетинга, отраслевых мероприятий, экспертных публикаций в деловых СМИ и физических демозон в офисах банка и партнёрских точках. Социальные сети используются не столько для прямого охвата, сколько для работы с возражениями и распространения отзывов «послов бренда» — технологически ориентированных сотрудников банка, корпоративных клиентов и пилотных пользователей [6, с. 102–135; 14, с. 161; 27].</w:t>
      </w:r>
    </w:p>
    <w:p w:rsidR="00CC791A" w:rsidRDefault="00C37771">
      <w:pPr>
        <w:ind w:firstLine="708"/>
      </w:pPr>
      <w:r>
        <w:rPr>
          <w:color w:val="000000"/>
        </w:rPr>
        <w:t>Программы стимулирования и партнёрства образуют экосистемный слой продвижения. Геймификация регистрации, бонусные программы для ранних пользователей, эксклюзивный доступ к дополнительным функциям снижают психологические барьеры и повышают конверсию в пробное использование [18, с. 8; 6, с. 124; 19, с. 8]. Партнёрства с производителями турникетов и POS-терминалов, разработчиками СКУД, платёжными системами и государственными структурами расширяют каналы дистрибуции, а сама ассоциация с авторитетными партнёрами работает как дополнительный элемент Physical evidence в восприятии заказчиков [16, с. 51; 27].</w:t>
      </w:r>
    </w:p>
    <w:p w:rsidR="00CC791A" w:rsidRDefault="00C37771">
      <w:pPr>
        <w:ind w:firstLine="708"/>
      </w:pPr>
      <w:r>
        <w:rPr>
          <w:color w:val="000000"/>
        </w:rPr>
        <w:t xml:space="preserve">Сформированная теоретическая рамка позволяет </w:t>
      </w:r>
      <w:del w:id="9101" w:author="Claude" w:date="2026-06-03T00:00:00Z">
        <w:r>
          <w:rPr>
            <w:color w:val="000000"/>
          </w:rPr>
          <w:delText xml:space="preserve">дальше</w:delText>
        </w:r>
      </w:del>
      <w:ins w:id="9102" w:author="Claude" w:date="2026-06-03T00:00:00Z">
        <w:r>
          <w:rPr>
            <w:color w:val="000000"/>
          </w:rPr>
          <w:t xml:space="preserve">в дальнейшем</w:t>
        </w:r>
      </w:ins>
      <w:r>
        <w:rPr>
          <w:color w:val="000000"/>
        </w:rPr>
        <w:t xml:space="preserve"> анализировать продвижение биометрического продукта Face2 Ак Барс Банка не как набор разрозненных активностей, а как систему. В главе 2 проверяется, как эта рамка </w:t>
        <w:lastRenderedPageBreak/>
        <w:t>реализована на практике: какой барьерный набор реально стоит перед Face2 на российском рынке, какие из четырёх условий успеха закрыты у Ак Барс Банка институционально, как конфигурируются инструменты продвижения под продуктовую линейку (Face2Pay, Face2Pass, Face2Check-in, КБС под ключ), и какие сегменты B2B и B2G банк уже охватывает первыми коммерческими внедрениями. Параграф 2.1 описывает банк как разработчика и продукт как объект продвижения, параграф 2.2 — конкурентное окружение и рыночные условия, параграф 2.3 — текущее состояние продвижения и его пробелы. Глава 3 на этой основе формирует целевой комплекс мероприятий по продвижению Face2.</w:t>
      </w:r>
    </w:p>
    <w:p w:rsidR="00CC791A" w:rsidRDefault="00C37771">
      <w:pPr>
        <w:ind w:firstLine="708"/>
      </w:pPr>
      <w:r>
        <w:rPr>
          <w:color w:val="000000"/>
        </w:rPr>
        <w:t>Инновационный продукт отличается от традиционного товара повышенным уровнем неопределённости рыночного успеха и необходимостью изменения поведенческих паттернов потребителя. Цифровые банковские инновации образуют подкласс с повышенными требованиями к защите данных и доверию пользователей; биометрические системы — крайний случай этого подкласса, сочетающий высокую технологическую сложность, работу с особо чувствительными персональными данными, жёсткий нормативно-правовой контур (№ 572-ФЗ, аккредитация Минцифры, сертификация ФСБ и ФСТЭК) и значительные психологические барьеры. Поэтому их продвижение не сводится к стандартному маркетингу и требует особой стратегии с образовательной составляющей, систематической работой с возражениями и демонстрацией мер защиты данных.</w:t>
      </w:r>
    </w:p>
    <w:p w:rsidR="00CC791A" w:rsidRDefault="00C37771">
      <w:pPr>
        <w:ind w:firstLine="708"/>
      </w:pPr>
      <w:r>
        <w:rPr>
          <w:color w:val="000000"/>
        </w:rPr>
        <w:t xml:space="preserve">Инструментально такая стратегия опирается на интегрированный подход push + pull, модель STP, расширенный комплекс 7P с особым весом People, Process и Physical evidence, маркетинговую воронку с обязательным этапом «Доверие» и теорию диффузии инноваций Э. Роджерса. Эти универсальные инструменты перенастраиваются под пять групп барьеров принятия биометрии и опираются на четыре условия её успешного продвижения — правовое, социально-психологическое, технологическое и экономическое. Сформулированная теоретическая рамка задаёт аналитический контур главы 2 </w:t>
        <w:lastRenderedPageBreak/>
        <w:t>(характеристика банка и продукта, анализ рынка и текущего продвижения) и главы 3 (разработка стратегии).</w:t>
      </w:r>
    </w:p>
    <w:p w:rsidR="00CC791A" w:rsidRDefault="00C37771">
      <w:pPr>
        <w:keepNext/>
        <w:keepLines/>
        <w:spacing w:before="200" w:after="120"/>
        <w:jc w:val="center"/>
      </w:pPr>
      <w:r>
        <w:rPr>
          <w:b/>
          <w:bCs/>
          <w:color w:val="000000"/>
        </w:rPr>
        <w:t>2. АНАЛИЗ ДЕЯТЕЛЬНОСТИ АК БАРС БАНКА В КОНТЕКСТЕ РАЗРАБОТКИ СТРАТЕГИИ ПРОДВИЖЕНИЯ ИННОВАЦИОННОГО ПРОДУКТА</w:t>
      </w:r>
    </w:p>
    <w:p w:rsidR="00CC791A" w:rsidRDefault="00C37771">
      <w:pPr>
        <w:keepNext/>
        <w:keepLines/>
        <w:spacing w:before="200" w:after="120"/>
        <w:jc w:val="center"/>
      </w:pPr>
      <w:del w:id="9017" w:author="Claude" w:date="2026-06-03T00:00:00Z">
        <w:r>
          <w:rPr>
            <w:b/>
            <w:bCs/>
            <w:color w:val="000000"/>
          </w:rPr>
          <w:delText>2.1. ХАРАКТЕРИСТИКА АК БАРС БАНКА И ПРОДУКТА FACE2</w:delText>
        </w:r>
      </w:del>
      <w:ins w:id="9018" w:author="Claude" w:date="2026-06-03T00:00:00Z">
        <w:r>
          <w:rPr>
            <w:b/>
            <w:bCs/>
            <w:color w:val="000000"/>
          </w:rPr>
          <w:t>2.1. Характеристика Ак Барс Банка и продукта Face2</w:t>
        </w:r>
      </w:ins>
    </w:p>
    <w:p w:rsidR="00CC791A" w:rsidRDefault="00C37771">
      <w:pPr>
        <w:ind w:firstLine="708"/>
      </w:pPr>
      <w:r>
        <w:rPr>
          <w:color w:val="000000"/>
        </w:rPr>
        <w:t>Акционерный коммерческий банк «Ак Барс» — публичное акционерное общество со штаб-квартирой в Казани (ул. Декабристов, 1), работает по генеральной лицензии Банка России с 1993 года и входит в систему страхования вкладов [30, с. 6–7]. Основной регион присутствия — Республика Татарстан: на конец 2024 года доля местных поставщиков в бюджете закупок составила не менее 60% [26, с. 67]. Сводная динамика основных консолидированных показателей за 2023–2025 годы приведена в таблице 2.1.1.</w:t>
      </w:r>
    </w:p>
    <w:p w:rsidR="00CC791A" w:rsidRDefault="00C37771">
      <w:pPr>
        <w:ind w:firstLine="708"/>
      </w:pPr>
      <w:r>
        <w:rPr>
          <w:color w:val="000000"/>
        </w:rPr>
        <w:t>Таблица 2.1.1</w:t>
      </w:r>
    </w:p>
    <w:p w:rsidR="00CC791A" w:rsidRDefault="00C37771">
      <w:pPr>
        <w:ind w:firstLine="708"/>
      </w:pPr>
      <w:r>
        <w:rPr>
          <w:color w:val="000000"/>
        </w:rPr>
        <w:t>Ключевые финансовые показатели группы банка «Ак Барс» за 2023–2025 гг., млн руб.</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317"/>
        <w:gridCol w:w="1661"/>
        <w:gridCol w:w="1329"/>
        <w:gridCol w:w="1329"/>
      </w:tblGrid>
      <w:tr w:rsidR="00CC791A">
        <w:trPr>
          <w:cantSplit/>
          <w:tblHeader/>
          <w:jc w:val="center"/>
        </w:trPr>
        <w:tc>
          <w:tcPr>
            <w:tcW w:w="53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Показатель</w:t>
            </w:r>
          </w:p>
        </w:tc>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2023</w:t>
            </w:r>
          </w:p>
        </w:tc>
        <w:tc>
          <w:tcPr>
            <w:tcW w:w="13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2024</w:t>
            </w:r>
          </w:p>
        </w:tc>
        <w:tc>
          <w:tcPr>
            <w:tcW w:w="13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2025</w:t>
            </w:r>
          </w:p>
        </w:tc>
      </w:tr>
      <w:tr w:rsidR="00CC791A">
        <w:trPr>
          <w:cantSplit/>
          <w:jc w:val="center"/>
        </w:trPr>
        <w:tc>
          <w:tcPr>
            <w:tcW w:w="53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Совокупные активы (на конец года)</w:t>
            </w:r>
          </w:p>
        </w:tc>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н/д\*</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946 923</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1 157 340</w:t>
            </w:r>
          </w:p>
        </w:tc>
      </w:tr>
      <w:tr w:rsidR="00CC791A">
        <w:trPr>
          <w:cantSplit/>
          <w:jc w:val="center"/>
        </w:trPr>
        <w:tc>
          <w:tcPr>
            <w:tcW w:w="53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Итого капитал (на конец года)</w:t>
            </w:r>
          </w:p>
        </w:tc>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106 130</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111 972</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126 377</w:t>
            </w:r>
          </w:p>
        </w:tc>
      </w:tr>
      <w:tr w:rsidR="00CC791A">
        <w:trPr>
          <w:cantSplit/>
          <w:jc w:val="center"/>
        </w:trPr>
        <w:tc>
          <w:tcPr>
            <w:tcW w:w="53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Чистые процентные доходы</w:t>
            </w:r>
          </w:p>
        </w:tc>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31 824</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46 590</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58 135</w:t>
            </w:r>
          </w:p>
        </w:tc>
      </w:tr>
      <w:tr w:rsidR="00CC791A">
        <w:trPr>
          <w:cantSplit/>
          <w:jc w:val="center"/>
        </w:trPr>
        <w:tc>
          <w:tcPr>
            <w:tcW w:w="53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Прибыль за период</w:t>
            </w:r>
          </w:p>
        </w:tc>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14 195</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7 269</w:t>
            </w:r>
          </w:p>
        </w:tc>
        <w:tc>
          <w:tcPr>
            <w:tcW w:w="132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15 708</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[31, с. 1–3; 30, с. 2–3]</w:t>
      </w:r>
    </w:p>
    <w:p w:rsidR="00CC791A" w:rsidRDefault="00C37771">
      <w:pPr>
        <w:ind w:firstLine="708"/>
      </w:pPr>
      <w:r>
        <w:rPr>
          <w:color w:val="000000"/>
        </w:rPr>
        <w:t>\* В источнике [31] показатель совокупных активов на конец 2023 года не раскрывается.</w:t>
      </w:r>
    </w:p>
    <w:p w:rsidR="00CC791A" w:rsidRDefault="00C37771">
      <w:pPr>
        <w:ind w:firstLine="708"/>
      </w:pPr>
      <w:r>
        <w:rPr>
          <w:color w:val="000000"/>
        </w:rPr>
        <w:t>Дивиденды по итогам отчётных периодов не выплачиваются, а основной финансовый результат концентрируется в корпоративном и инвестиционном сегментах [31, с. 66, 68; 30, с. 2–3]: ресурсы для продвижения нового продукта остаются внутри группы, а собственная B2B-база работает как готовый канал входа для Face2.</w:t>
      </w:r>
    </w:p>
    <w:p w:rsidR="00CC791A" w:rsidRDefault="00C37771">
      <w:pPr>
        <w:ind w:firstLine="708"/>
      </w:pPr>
      <w:r>
        <w:rPr>
          <w:color w:val="000000"/>
        </w:rPr>
        <w:lastRenderedPageBreak/>
        <w:t>Действующая Стратегия развития Ак Барс Банка на 2022–2026 годы фиксирует три приоритета: эффективность, клиентоцентричность и гибкость [26, с. 16]. Биометрический продукт встаёт в этот контур естественно: «технологический суверенитет» закрывается у Face2 через сертификацию ФСБ, ФСТЭК и попадание в реестр отечественного ПО [27], «клиентоцентричность» — через сценарии оплаты и доступа без карт и документов, «гибкость» — через возможность быстро запускать сервисы на одной платформе для разных сегментов B2B. Face2 — не точечный эксперимент, а реализация трёх приоритетов одновременно. Клиентская база и розничный портфель банка задают канал, через который продукт может быть распространён во внешний рынок (таблица 2.1.2).</w:t>
      </w:r>
    </w:p>
    <w:p w:rsidR="00CC791A" w:rsidRDefault="00C37771">
      <w:pPr>
        <w:ind w:firstLine="708"/>
      </w:pPr>
      <w:r>
        <w:rPr>
          <w:color w:val="000000"/>
        </w:rPr>
        <w:t>Таблица 2.1.2</w:t>
      </w:r>
    </w:p>
    <w:p w:rsidR="00CC791A" w:rsidRDefault="00C37771">
      <w:pPr>
        <w:ind w:firstLine="708"/>
      </w:pPr>
      <w:r>
        <w:rPr>
          <w:color w:val="000000"/>
        </w:rPr>
        <w:t>Клиентская база и продуктовые показатели Ак Барс Банка по итогам 2024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52"/>
        <w:gridCol w:w="2585"/>
      </w:tblGrid>
      <w:tr w:rsidR="00CC791A">
        <w:trPr>
          <w:cantSplit/>
          <w:tblHeader/>
          <w:jc w:val="center"/>
        </w:trPr>
        <w:tc>
          <w:tcPr>
            <w:tcW w:w="7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Показатель</w:t>
            </w:r>
          </w:p>
        </w:tc>
        <w:tc>
          <w:tcPr>
            <w:tcW w:w="2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Значение на 01.01.2025</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Розничные клиенты, тыс. чел.</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934</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Корпоративные клиенты, тыс.</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33,9</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Активные пользователи Ак Барс Онлайн, тыс.</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930</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Действующие банковские карты, тыс. шт.</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2 265</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Карты жителя Республики Татарстан (всего, включая Детскую карту), шт.</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450 131</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Объём транзакций через Ак Барс Онлайн за год, млн</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12</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Розничный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199</w:t>
            </w:r>
          </w:p>
        </w:tc>
      </w:tr>
      <w:tr w:rsidR="00CC791A">
        <w:trPr>
          <w:cantSplit/>
          <w:jc w:val="center"/>
        </w:trPr>
        <w:tc>
          <w:tcPr>
            <w:tcW w:w="70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Корпоративный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203</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[26, с. 17, 25, 28, 29, 33]</w:t>
      </w:r>
    </w:p>
    <w:p w:rsidR="00CC791A" w:rsidRDefault="00C37771">
      <w:pPr>
        <w:ind w:firstLine="708"/>
      </w:pPr>
      <w:r>
        <w:rPr>
          <w:color w:val="000000"/>
        </w:rPr>
        <w:t xml:space="preserve">Банк одновременно работает с массовой розницей, корпоративным сегментом и социальной аудиторией Татарстана: «Карта жителя Республики Татарстан» охватывает 450 тыс. держателей, в том числе 115 тыс. школьников [26, с. 29]. Цифровая зрелость подтверждается 12 млн транзакций в «Ак Барс Онлайн» за год при сохранении активной аудитории около 930 тыс. человек после удаления приложения из AppStore в начале 2024 года и уже встроенным в приложение функционалом оплаты по биометрии [26, с. 33]. Запущен биоэквайринг через СБП в Казанском метрополитене — совместный проект с </w:t>
        <w:lastRenderedPageBreak/>
        <w:t>Минцифры России, Минтрансом России, Центром биометрических технологий и НСПК [26, с. 30–31]. Кредитные и ESG-рейтинги банка — уровня «A»/«BBB» по национальной шкале всех трёх профильных агентств (АКРА, «Эксперт РА», НКР) и Банка России [26, с. 4]: для B2B-заказчика Face2 это сигнал, что за продуктом стоит финансово устойчивый и аккредитованный банк, а не технологический стартап.</w:t>
      </w:r>
    </w:p>
    <w:p w:rsidR="00CC791A" w:rsidRDefault="00C37771">
      <w:pPr>
        <w:ind w:firstLine="708"/>
      </w:pPr>
      <w:r>
        <w:rPr>
          <w:color w:val="000000"/>
        </w:rPr>
        <w:t>Команда Face2 много лет экспериментировала с разными методами обработки изображений и сосредоточилась на компьютерном зрении; точкой старта стал тестовый биометрический проект 2019 года в офисах самого банка [27]. Хронология развития проекта собрана в таблице 2.1.3.</w:t>
      </w:r>
    </w:p>
    <w:p w:rsidR="00CC791A" w:rsidRDefault="00C37771">
      <w:pPr>
        <w:ind w:firstLine="708"/>
      </w:pPr>
      <w:r>
        <w:rPr>
          <w:color w:val="000000"/>
        </w:rPr>
        <w:t>Таблица 2.1.3</w:t>
      </w:r>
    </w:p>
    <w:p w:rsidR="00CC791A" w:rsidRDefault="00C37771">
      <w:pPr>
        <w:ind w:firstLine="708"/>
      </w:pPr>
      <w:r>
        <w:rPr>
          <w:color w:val="000000"/>
        </w:rPr>
        <w:t>Хронология развития проекта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33"/>
        <w:gridCol w:w="8504"/>
      </w:tblGrid>
      <w:tr w:rsidR="00CC791A">
        <w:trPr>
          <w:cantSplit/>
          <w:tblHeader/>
          <w:jc w:val="center"/>
        </w:trPr>
        <w:tc>
          <w:tcPr>
            <w:tcW w:w="1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Год</w:t>
            </w:r>
          </w:p>
        </w:tc>
        <w:tc>
          <w:tcPr>
            <w:tcW w:w="85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Ключевое событие</w:t>
            </w:r>
          </w:p>
        </w:tc>
      </w:tr>
      <w:tr w:rsidR="00CC791A">
        <w:trPr>
          <w:cantSplit/>
          <w:jc w:val="center"/>
        </w:trPr>
        <w:tc>
          <w:tcPr>
            <w:tcW w:w="11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2019</w:t>
            </w:r>
          </w:p>
        </w:tc>
        <w:tc>
          <w:tcPr>
            <w:tcW w:w="85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Тестовый биометрический проект в офисах Ак Барс Банка</w:t>
            </w:r>
          </w:p>
        </w:tc>
      </w:tr>
      <w:tr w:rsidR="00CC791A">
        <w:trPr>
          <w:cantSplit/>
          <w:jc w:val="center"/>
        </w:trPr>
        <w:tc>
          <w:tcPr>
            <w:tcW w:w="11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2022</w:t>
            </w:r>
          </w:p>
        </w:tc>
        <w:tc>
          <w:tcPr>
            <w:tcW w:w="85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Создание бренда Face2; запуск сервисов доступа на территорию без карточек и выдачи книг в библиотеках без документов</w:t>
            </w:r>
          </w:p>
        </w:tc>
      </w:tr>
      <w:tr w:rsidR="00CC791A">
        <w:trPr>
          <w:cantSplit/>
          <w:jc w:val="center"/>
        </w:trPr>
        <w:tc>
          <w:tcPr>
            <w:tcW w:w="11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2023</w:t>
            </w:r>
          </w:p>
        </w:tc>
        <w:tc>
          <w:tcPr>
            <w:tcW w:w="85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Создание коммерческой биометрической системы (КБС) и аккредитация Минцифры России (Решение № 4-А от 15.11.2023)</w:t>
            </w:r>
          </w:p>
        </w:tc>
      </w:tr>
      <w:tr w:rsidR="00CC791A">
        <w:trPr>
          <w:cantSplit/>
          <w:jc w:val="center"/>
        </w:trPr>
        <w:tc>
          <w:tcPr>
            <w:tcW w:w="11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2024</w:t>
            </w:r>
          </w:p>
        </w:tc>
        <w:tc>
          <w:tcPr>
            <w:tcW w:w="85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Запуск оплаты по лицу, в том числе в Казанском метрополитене</w:t>
            </w:r>
          </w:p>
        </w:tc>
      </w:tr>
      <w:tr w:rsidR="00CC791A">
        <w:trPr>
          <w:cantSplit/>
          <w:jc w:val="center"/>
        </w:trPr>
        <w:tc>
          <w:tcPr>
            <w:tcW w:w="11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2025</w:t>
            </w:r>
          </w:p>
        </w:tc>
        <w:tc>
          <w:tcPr>
            <w:tcW w:w="85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Запуск сервисов подтверждения возраста и регистрации в гостинице без паспорта</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w:t>
      </w:r>
    </w:p>
    <w:p w:rsidR="00CC791A" w:rsidRDefault="00C37771">
      <w:pPr>
        <w:ind w:firstLine="708"/>
      </w:pPr>
      <w:r>
        <w:rPr>
          <w:color w:val="000000"/>
        </w:rPr>
        <w:t>Регуляторный контур Face2 определяет 572-ФЗ от 29 декабря 2022 года: сбор биометрии лица отдан только аккредитованным организациям, векторы хранятся в ГИС ЕБС, аутентификация — только при согласии гражданина [27]. Решение Минцифры России № 4-А от 15 ноября 2023 года вписало банк в число первых в стране операторов КБС [27]. Этот статус — главная разделительная линия между Face2 и локальными биометрическими системами на рынке: локальные решения нарушают 572-ФЗ, не сертифицированы ФСБ России и не обеспечивают защиты биометрических данных [27]. Подробный разбор нормативной базы и ужесточения ответственности по 420-ФЗ и 421-ФЗ от 30.11.2024 вынесен в подраздел 2.2 «Регуляторный и инфраструктурный контур рынка» и здесь не повторяется.</w:t>
      </w:r>
    </w:p>
    <w:p w:rsidR="00CC791A" w:rsidRDefault="00C37771">
      <w:pPr>
        <w:ind w:firstLine="708"/>
      </w:pPr>
      <w:r>
        <w:rPr>
          <w:color w:val="000000"/>
        </w:rPr>
        <w:lastRenderedPageBreak/>
        <w:t>Технологическое ядро Face2 строится на компьютерном зрении и подчинено требованиям 572-ФЗ. Система Face2Pass прошла сертификацию ФСБ и ФСТЭК и попала в реестр отечественного программного обеспечения [27]. Заявленная точность распознавания — 99,5%, среднее время сканирования при благоприятных условиях — около двух секунд [27]. Архитектура работы с данными показана на рисунке 2.1.1.</w:t>
      </w:r>
    </w:p>
    <w:p w:rsidR="00CC791A" w:rsidRDefault="00C37771">
      <w:pPr>
        <w:ind w:firstLine="708"/>
      </w:pPr>
      <w:r>
        <w:rPr>
          <w:color w:val="000000"/>
        </w:rPr>
        <w:t>Рис. 2.1.1. Архитектура взаимодействия Face2 с ГИС ЕБС в контуре коммерческой биометрической системы</w:t>
      </w:r>
    </w:p>
    <w:p w:rsidR="00CC791A" w:rsidRDefault="00C37771">
      <w:pPr>
        <w:ind w:firstLine="708"/>
      </w:pPr>
      <w:r>
        <w:rPr>
          <w:color w:val="000000"/>
        </w:rPr>
        <w:t>Схема снимает один из ключевых барьеров доверия к биометрии: клиент сдаёт упрощённую биометрию через приложение «Госуслуги Биометрия», вектор хранится в государственной системе, а банк получает обезличенный вектор только по явному согласию пользователя [27]. Криптозащита и сертификация ФСБ закрывают риски утечки и подделки.</w:t>
      </w:r>
    </w:p>
    <w:p w:rsidR="00CC791A" w:rsidRDefault="00C37771">
      <w:pPr>
        <w:ind w:firstLine="708"/>
      </w:pPr>
      <w:r>
        <w:rPr>
          <w:color w:val="000000"/>
        </w:rPr>
        <w:t>Пользовательский путь подключения к Face2 укладывается в четыре шага: установка приложения «Госуслуги Биометрия», сдача упрощённой биометрии через приложение, согласие на использование биометрического вектора КБС Ак Барс Банка, проход в офис или оплата по лицу [27]. Каждый шаг — за пределами контура самого заказчика, что снимает с клиентского бизнеса нагрузку по сбору и хранению чувствительных данных. Со стороны заказчика для запуска требуется только турникет, совместимый с биотерминалами, стабильное интернет-соединение со скоростью не менее 10 Мбит/с и непрерывностью работы канала не менее 95%, а также доступ к базовой СКУД-системе [27]. Низкий порог входа по инфраструктуре — один из ключевых аргументов в продвижении.</w:t>
      </w:r>
    </w:p>
    <w:p w:rsidR="00CC791A" w:rsidRDefault="00C37771">
      <w:pPr>
        <w:ind w:firstLine="708"/>
      </w:pPr>
      <w:r>
        <w:rPr>
          <w:color w:val="000000"/>
        </w:rPr>
        <w:t xml:space="preserve">Линейка Face2 собирается вокруг базовой системы КБС, а продажи распадаются на два экономически разных уровня. Уровень 1 — поставка полного программного контура КБС аккредитованной организации-оператору биометрии (банку-партнёру или госструктуре с правом регистрировать векторы в ЕБС) [28; 29]. Уровень 2 — подключение конечного объекта (магазина, турникета, бизнес-центра, спортивной арены, точки продажи алкоголя) к КБС, размещённой у Ак </w:t>
        <w:lastRenderedPageBreak/>
        <w:t>Барс Банка, по транзакционной или абонементной модели без аккредитации заказчика [27; 29]. Состав продуктов и целевые сегменты с разнесением по этим уровням показаны в таблице 2.1.4.</w:t>
      </w:r>
    </w:p>
    <w:p w:rsidR="00CC791A" w:rsidRDefault="00C37771">
      <w:pPr>
        <w:ind w:firstLine="708"/>
      </w:pPr>
      <w:r>
        <w:rPr>
          <w:color w:val="000000"/>
        </w:rPr>
        <w:t>Таблица 2.1.4</w:t>
      </w:r>
    </w:p>
    <w:p w:rsidR="00CC791A" w:rsidRDefault="00C37771">
      <w:pPr>
        <w:ind w:firstLine="708"/>
      </w:pPr>
      <w:r>
        <w:rPr>
          <w:color w:val="000000"/>
        </w:rPr>
        <w:t>Линейка продуктов Face2 в разрезе двух уровней продажи и экономики</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42"/>
        <w:gridCol w:w="2062"/>
        <w:gridCol w:w="2104"/>
        <w:gridCol w:w="2051"/>
        <w:gridCol w:w="1975"/>
      </w:tblGrid>
      <w:tr w:rsidR="00CC791A">
        <w:trPr>
          <w:cantSplit/>
          <w:tblHeader/>
          <w:jc w:val="center"/>
        </w:trPr>
        <w:tc>
          <w:tcPr>
            <w:tcW w:w="12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Уровень продаж</w:t>
            </w:r>
          </w:p>
        </w:tc>
        <w:tc>
          <w:tcPr>
            <w:tcW w:w="21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Продукт</w:t>
            </w:r>
          </w:p>
        </w:tc>
        <w:tc>
          <w:tcPr>
            <w:tcW w:w="1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Решаемая задача</w:t>
            </w:r>
          </w:p>
        </w:tc>
        <w:tc>
          <w:tcPr>
            <w:tcW w:w="21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Целевые сегменты</w:t>
            </w:r>
          </w:p>
        </w:tc>
        <w:tc>
          <w:tcPr>
            <w:tcW w:w="21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Экономическая модель</w:t>
            </w:r>
          </w:p>
        </w:tc>
      </w:tr>
      <w:tr w:rsidR="00CC791A">
        <w:trPr>
          <w:cantSplit/>
          <w:jc w:val="center"/>
        </w:trPr>
        <w:tc>
          <w:tcPr>
            <w:tcW w:w="12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КБС под ключ оператору биометрии</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Полный контур Face2 (КБС API, Face2Pay, liveness, SDK) + интеграции ЕСИА, ЕБС, СМЭВ, КриптоПро DSS</w:t>
            </w:r>
          </w:p>
        </w:tc>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Передача программного контура аккредитованной организации</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Банки/МФО (оператор № 115-ФЗ); госструктуры федер./регион. уровня; крупные корпорации</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Крупная сделка длительного цикла: лицензия + развёртывание + SLA. Десятки–сотни млн руб. за сделку</w:t>
            </w:r>
          </w:p>
        </w:tc>
      </w:tr>
      <w:tr w:rsidR="00CC791A">
        <w:trPr>
          <w:cantSplit/>
          <w:jc w:val="center"/>
        </w:trPr>
        <w:tc>
          <w:tcPr>
            <w:tcW w:w="12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Подключение объекта к КБС АББ</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 (биоэквайринг)</w:t>
            </w:r>
          </w:p>
        </w:tc>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Оплата лицом без своей биоинфраструктуры</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Ритейл, транспорт, вендинг, маркетплейсы, киоски</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Транзакционная; десятки–сотни тыс. руб./мес. с объекта</w:t>
            </w:r>
          </w:p>
        </w:tc>
      </w:tr>
      <w:tr w:rsidR="00CC791A">
        <w:trPr>
          <w:cantSplit/>
          <w:jc w:val="center"/>
        </w:trPr>
        <w:tc>
          <w:tcPr>
            <w:tcW w:w="12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Подключение объекта к КБС АББ</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 / Face2Pass.Terminal</w:t>
            </w:r>
          </w:p>
        </w:tc>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СКУД на лицах через ЕБС без аккредитации заказчика</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Заводы, БЦ, вузы, мероприятия, логистика</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Лицензия на объект + терминалы + абонементная плата</w:t>
            </w:r>
          </w:p>
        </w:tc>
      </w:tr>
      <w:tr w:rsidR="00CC791A">
        <w:trPr>
          <w:cantSplit/>
          <w:jc w:val="center"/>
        </w:trPr>
        <w:tc>
          <w:tcPr>
            <w:tcW w:w="12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Подключение объекта к КБС АББ</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Face2Check-in</w:t>
            </w:r>
          </w:p>
        </w:tc>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Подтверждение возраста и личности по вектору ЕБС</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Аэропорты, спортобъекты, гостиницы, продажа алкоголя/рецептур</w:t>
            </w:r>
          </w:p>
        </w:tc>
        <w:tc>
          <w:tcPr>
            <w:tcW w:w="214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Транзакционная или абонементная; точка продаж / зона контроля</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28, разд. «Требования к окружению», «Системные требования», «Варианты развертывания»; 29, разд. «Описание функциональных возможностей продукта»]</w:t>
      </w:r>
    </w:p>
    <w:p w:rsidR="00CC791A" w:rsidRDefault="00C37771">
      <w:pPr>
        <w:ind w:firstLine="708"/>
      </w:pPr>
      <w:r>
        <w:rPr>
          <w:color w:val="000000"/>
        </w:rPr>
        <w:t>Разделение на два уровня показывает, что один и тот же программный фундамент Face2 продаётся в двух экономически разных моделях. Первый уровень даёт банку единичные крупные сделки длительного цикла с аккредитованными контрагентами, второй — массу типовых подключений конечных объектов с быстрой выручкой по транзакционной или абонементной схеме. Это требует разной маркетинговой логики: длинной экспертной коммуникации с аккредитованной организацией на первом уровне и короткой продуктовой коммуникации с конечным объектом на втором.</w:t>
      </w:r>
    </w:p>
    <w:p w:rsidR="00CC791A" w:rsidRDefault="00C37771">
      <w:pPr>
        <w:ind w:firstLine="708"/>
      </w:pPr>
      <w:r>
        <w:rPr>
          <w:color w:val="000000"/>
        </w:rPr>
        <w:lastRenderedPageBreak/>
        <w:t>Внешние партнёрства и пилотные внедрения 2024 года показывают, что Face2 уже вышел за пределы внутреннего контура группы. Помимо упомянутого выше биоэквайринга в Казанском метрополитене, реализован проект «Электронный читательский билет», позволяющий посещать Национальную библиотеку Республики Татарстан по биометрии — причём сдать её можно прямо в мобильном приложении «Карта жителя Республики Татарстан» [26, с. 29]. Совокупность партнёров федерального уровня и социальных сценариев в Татарстане формирует первую референтную базу для масштабирования продукта на другие регионы. Опорной площадкой для отладки остаётся сам банк: сеть из 166 офисов, около пяти тысяч сотрудников и порядка двухсот биотерминалов работают как постоянная внутренняя инсталляция Face2, через которую ведётся учёт рабочего времени; масштаб клиентских внедрений колеблется от 200 до 15 000 биометрических векторов на одну инсталляцию [30, с. 7; 27].</w:t>
      </w:r>
    </w:p>
    <w:p w:rsidR="00CC791A" w:rsidRDefault="00C37771">
      <w:pPr>
        <w:ind w:firstLine="708"/>
      </w:pPr>
      <w:r>
        <w:rPr>
          <w:color w:val="000000"/>
        </w:rPr>
        <w:t xml:space="preserve">Получившаяся характеристика складывается из двух уровней. На верхнем — крупный региональный банк с рейтингами «A», утверждённой стратегией «эффективность — клиентоцентричность — гибкость», клиентской базой почти в миллион физических лиц и развитой цифровой инфраструктурой. На нижнем — собственный биометрический продукт с государственной аккредитацией, сертификацией ФСБ, отлаженной внутренней инсталляцией, понятной двухуровневой продуктовой линейкой и первой коммерческой референтной базой в проектах с Минцифры, Минтрансом и НСПК. </w:t>
      </w:r>
      <w:del w:id="9103" w:author="Claude" w:date="2026-06-03T00:00:00Z">
        <w:r>
          <w:rPr>
            <w:color w:val="000000"/>
          </w:rPr>
          <w:delText>Дальше нужно понять, в каком конкурентном окружении Face2 выходит на рынок и какие ограничения сдерживают спрос на коммерческую биометрию.</w:delText>
        </w:r>
      </w:del>
      <w:ins w:id="9104" w:author="Claude" w:date="2026-06-03T00:00:00Z">
        <w:r>
          <w:rPr>
            <w:color w:val="000000"/>
          </w:rPr>
          <w:t>На следующем шаге необходимо проанализировать конкурентное окружение, в котором Face2 выходит на рынок, и определить ограничения, сдерживающие спрос на коммерческую биометрию.</w:t>
        </w:r>
      </w:ins>
    </w:p>
    <w:p w:rsidR="00CC791A" w:rsidRDefault="00C37771">
      <w:pPr>
        <w:keepNext/>
        <w:keepLines/>
        <w:spacing w:before="200" w:after="120"/>
        <w:jc w:val="center"/>
      </w:pPr>
      <w:del w:id="9019" w:author="Claude" w:date="2026-06-03T00:00:00Z">
        <w:r>
          <w:rPr>
            <w:b/>
            <w:bCs/>
            <w:color w:val="000000"/>
          </w:rPr>
          <w:delText>2.2. АНАЛИЗ РЫНКА БИОМЕТРИИ И КОНКУРЕНТНОЙ СРЕДЫ</w:delText>
        </w:r>
      </w:del>
      <w:ins w:id="9020" w:author="Claude" w:date="2026-06-03T00:00:00Z">
        <w:r>
          <w:rPr>
            <w:b/>
            <w:bCs/>
            <w:color w:val="000000"/>
          </w:rPr>
          <w:t>2.2. Анализ рынка биометрии и конкурентной среды</w:t>
        </w:r>
      </w:ins>
    </w:p>
    <w:p w:rsidR="00CC791A" w:rsidRDefault="00C37771">
      <w:pPr>
        <w:ind w:firstLine="708"/>
      </w:pPr>
      <w:r>
        <w:rPr>
          <w:color w:val="000000"/>
        </w:rPr>
        <w:t xml:space="preserve">Параграф 2.1 описал Face2 как объект продвижения и Ак Барс Банк как разработчика. Настоящий параграф достраивает картину со стороны внешнего контекста: фиксирует масштаб и сегментную структуру российского рынка биометрии, его регуляторно-инфраструктурный контур, выводит сводный </w:t>
        <w:lastRenderedPageBreak/>
        <w:t>PESTEL-анализ макросреды и переходит к анализу пяти сил М. Портера и сравнительной оценке Face2 относительно ключевых конкурентов. Финальная часть формулирует конкурентную позицию Face2, на которую опирается план продвижения в главе 3.</w:t>
      </w:r>
    </w:p>
    <w:p w:rsidR="00CC791A" w:rsidRDefault="00C37771">
      <w:pPr>
        <w:ind w:firstLine="708"/>
      </w:pPr>
      <w:r>
        <w:rPr>
          <w:color w:val="000000"/>
        </w:rPr>
        <w:t>Российская инфраструктура биометрической идентификации прошла путь от запуска Единой биометрической системы Банком России и «Ростелекомом» в первом квартале 2018 года и коммерческого старта удалённой идентификации с 30 июня 2018 года [36] через перевод ЕБС в статус государственной информационной системы в конце 2021 года под управлением АО «Центр биометрических технологий» [32; 37] до вступления в силу 572-ФЗ с 1 января 2023 года, закрепившего обязательное хранение биометрических данных в ГИС ЕБС и аутентификацию только аккредитованными организациями при письменном согласии гражданина [1]. Эта последовательность нормативных и инфраструктурных шагов превратила биометрию из набора пилотных проектов в регулируемую государством рыночную инфраструктуру.</w:t>
      </w:r>
    </w:p>
    <w:p w:rsidR="00CC791A" w:rsidRDefault="00C37771">
      <w:pPr>
        <w:ind w:firstLine="708"/>
      </w:pPr>
      <w:r>
        <w:rPr>
          <w:color w:val="000000"/>
        </w:rPr>
        <w:t>Современный российский рынок биометрических платежей перешёл в фазу массового коммерческого использования в 2024–2025 годах. По данным Банка России, за первые девять месяцев 2025 года в России совершено 145,9 млн биометрических платежей, что в девять раз больше, чем за аналогичный период 2024 года, а денежный оборот этих платежей вырос почти в пять раз и достиг 112,5 млрд рублей [32]. К началу 2026 года в Единой биометрической системе зарегистрировались более 10 млн пользователей [32]. Эти цифры разворачивают картину рынка, на которую выходит Face2: ёмкое окружение, девятикратный годовой рост числа транзакций, сформированная инфраструктура и аккредитованный круг операторов, в который банк успел войти одним из первых.</w:t>
      </w:r>
    </w:p>
    <w:p w:rsidR="00CC791A" w:rsidRDefault="00C37771">
      <w:pPr>
        <w:ind w:firstLine="708"/>
      </w:pPr>
      <w:r>
        <w:rPr>
          <w:color w:val="000000"/>
        </w:rPr>
        <w:t xml:space="preserve">Поквартальная статистика Банка России (таблица 2.2.1) разворачивает динамику детальнее. Ключевой вывод сопоставления биоэквайринга с QR-эквайрингом за II квартал 2025 года: биоэквайринг растёт по темпам быстрее (+50% к I кв. 2025 года против +25% у QR), но в 16 раз отстаёт по абсолютному масштабу количества операций (60 млн против 990 млн) [34]. Оба канала </w:t>
        <w:lastRenderedPageBreak/>
        <w:t>встраиваются в общий тренд бесконтактной розницы и делят между собой нишу «оплата без карты», не вытесняя друг друга.</w:t>
      </w:r>
    </w:p>
    <w:p w:rsidR="00CC791A" w:rsidRDefault="00C37771">
      <w:pPr>
        <w:ind w:firstLine="708"/>
      </w:pPr>
      <w:r>
        <w:rPr>
          <w:color w:val="000000"/>
        </w:rPr>
        <w:t>Таблица 2.2.1</w:t>
      </w:r>
    </w:p>
    <w:p w:rsidR="00CC791A" w:rsidRDefault="00C37771">
      <w:pPr>
        <w:ind w:firstLine="708"/>
      </w:pPr>
      <w:r>
        <w:rPr>
          <w:color w:val="000000"/>
        </w:rPr>
        <w:t>Динамика российского рынка биометрических платежей по данным Банка России и оператора ЕБС</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19"/>
        <w:gridCol w:w="777"/>
        <w:gridCol w:w="777"/>
        <w:gridCol w:w="1709"/>
        <w:gridCol w:w="2953"/>
      </w:tblGrid>
      <w:tr w:rsidR="00CC791A">
        <w:trPr>
          <w:cantSplit/>
          <w:tblHeader/>
          <w:jc w:val="center"/>
        </w:trPr>
        <w:tc>
          <w:tcPr>
            <w:tcW w:w="3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Показатель</w:t>
            </w:r>
          </w:p>
        </w:tc>
        <w:tc>
          <w:tcPr>
            <w:tcW w:w="7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II кв. 2024</w:t>
            </w:r>
          </w:p>
        </w:tc>
        <w:tc>
          <w:tcPr>
            <w:tcW w:w="7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I кв. 2025</w:t>
            </w:r>
          </w:p>
        </w:tc>
        <w:tc>
          <w:tcPr>
            <w:tcW w:w="1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II кв. 2025</w:t>
            </w:r>
          </w:p>
        </w:tc>
        <w:tc>
          <w:tcPr>
            <w:tcW w:w="29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Темп прироста II кв. 2025 / II кв. 2024</w:t>
            </w:r>
          </w:p>
        </w:tc>
      </w:tr>
      <w:tr w:rsidR="00CC791A">
        <w:trPr>
          <w:cantSplit/>
          <w:jc w:val="center"/>
        </w:trPr>
        <w:tc>
          <w:tcPr>
            <w:tcW w:w="34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Количество биометрических платежей, млн</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около 5,5</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около 40</w:t>
            </w:r>
          </w:p>
        </w:tc>
        <w:tc>
          <w:tcPr>
            <w:tcW w:w="17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60</w:t>
            </w:r>
          </w:p>
        </w:tc>
        <w:tc>
          <w:tcPr>
            <w:tcW w:w="29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11 раз</w:t>
            </w:r>
          </w:p>
        </w:tc>
      </w:tr>
      <w:tr w:rsidR="00CC791A">
        <w:trPr>
          <w:cantSplit/>
          <w:jc w:val="center"/>
        </w:trPr>
        <w:tc>
          <w:tcPr>
            <w:tcW w:w="34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Оборот по биометрическим платежам, млрд руб.</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н/д</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около 30</w:t>
            </w:r>
          </w:p>
        </w:tc>
        <w:tc>
          <w:tcPr>
            <w:tcW w:w="17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45</w:t>
            </w:r>
          </w:p>
        </w:tc>
        <w:tc>
          <w:tcPr>
            <w:tcW w:w="29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r>
      <w:tr w:rsidR="00CC791A">
        <w:trPr>
          <w:cantSplit/>
          <w:jc w:val="center"/>
        </w:trPr>
        <w:tc>
          <w:tcPr>
            <w:tcW w:w="34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 чек, руб.</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н/д</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774</w:t>
            </w:r>
          </w:p>
        </w:tc>
        <w:tc>
          <w:tcPr>
            <w:tcW w:w="17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770</w:t>
            </w:r>
          </w:p>
        </w:tc>
        <w:tc>
          <w:tcPr>
            <w:tcW w:w="29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стабильно</w:t>
            </w:r>
          </w:p>
        </w:tc>
      </w:tr>
      <w:tr w:rsidR="00CC791A">
        <w:trPr>
          <w:cantSplit/>
          <w:jc w:val="center"/>
        </w:trPr>
        <w:tc>
          <w:tcPr>
            <w:tcW w:w="34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Количество QR-операций, млн</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н/д</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около 790</w:t>
            </w:r>
          </w:p>
        </w:tc>
        <w:tc>
          <w:tcPr>
            <w:tcW w:w="17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990</w:t>
            </w:r>
          </w:p>
        </w:tc>
        <w:tc>
          <w:tcPr>
            <w:tcW w:w="29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r>
      <w:tr w:rsidR="00CC791A">
        <w:trPr>
          <w:cantSplit/>
          <w:jc w:val="center"/>
        </w:trPr>
        <w:tc>
          <w:tcPr>
            <w:tcW w:w="34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Оборот по QR-операциям, трлн руб.</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н/д</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около 1,12</w:t>
            </w:r>
          </w:p>
        </w:tc>
        <w:tc>
          <w:tcPr>
            <w:tcW w:w="17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более 1,3</w:t>
            </w:r>
          </w:p>
        </w:tc>
        <w:tc>
          <w:tcPr>
            <w:tcW w:w="29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r>
      <w:tr w:rsidR="00CC791A">
        <w:trPr>
          <w:cantSplit/>
          <w:jc w:val="center"/>
        </w:trPr>
        <w:tc>
          <w:tcPr>
            <w:tcW w:w="34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Зарегистрированных пользователей в ЕБС, млн</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менее 5</w:t>
            </w:r>
          </w:p>
        </w:tc>
        <w:tc>
          <w:tcPr>
            <w:tcW w:w="7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около 7</w:t>
            </w:r>
          </w:p>
        </w:tc>
        <w:tc>
          <w:tcPr>
            <w:tcW w:w="17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более 10 (на нач. 2026)</w:t>
            </w:r>
          </w:p>
        </w:tc>
        <w:tc>
          <w:tcPr>
            <w:tcW w:w="29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[36; 32; 34]</w:t>
      </w:r>
    </w:p>
    <w:p w:rsidR="00CC791A" w:rsidRDefault="00C37771">
      <w:pPr>
        <w:ind w:firstLine="708"/>
      </w:pPr>
      <w:r>
        <w:rPr>
          <w:color w:val="000000"/>
        </w:rPr>
        <w:t>Соотношение цифр в таблице 2.2.1 показывает, что рост рынка идёт прежде всего по числу транзакций при стабильном среднем чеке около 770 рублей: биометрия закрепляется в сценариях массовых небольших платежей, а не премиальных операций. Это смещает оптимальную стратегию продвижения биометрических продуктов с премиум-позиционирования на массовое использование в высокочастотных сценариях: транспорт, ритейл повседневного спроса, оплата услуг.</w:t>
      </w:r>
    </w:p>
    <w:p w:rsidR="00CC791A" w:rsidRDefault="00C37771">
      <w:pPr>
        <w:ind w:firstLine="708"/>
      </w:pPr>
      <w:r>
        <w:rPr>
          <w:color w:val="000000"/>
        </w:rPr>
        <w:t>Лидер рынка биометрических платежей в Российской Федерации — ПАО Сбербанк со своим сервисом «Оплата улыбкой»: на август 2024 года — 2 млн биометрических транзакций в месяц, более 700 тыс. установленных терминалов и 30 млн зарегистрированных в собственной биометрической системе банка клиентов [38]. Этот масштаб задаёт верхнюю планку рынка и ориентир для всех остальных игроков.</w:t>
      </w:r>
    </w:p>
    <w:p w:rsidR="00CC791A" w:rsidRDefault="00C37771">
      <w:pPr>
        <w:ind w:firstLine="708"/>
      </w:pPr>
      <w:r>
        <w:rPr>
          <w:color w:val="000000"/>
        </w:rPr>
        <w:t xml:space="preserve">К началу 2026 года биометрические сервисы покрывают шесть устойчивых сегментов российского рынка: государственная идентификация через ЕБС/ЕСИА, финансовый сектор (биоэквайринг и онлайн-обслуживание), </w:t>
        <w:lastRenderedPageBreak/>
        <w:t>транспорт, СКУД режимных объектов, ритейл с возрастной верификацией и гостиничный сегмент [36; 32]. Каждый сегмент закреплён за своим типом заказчика и имеет собственный драйвер спроса; их характеристики собраны в таблице 2.2.2.</w:t>
      </w:r>
    </w:p>
    <w:p w:rsidR="00CC791A" w:rsidRDefault="00C37771">
      <w:pPr>
        <w:ind w:firstLine="708"/>
      </w:pPr>
      <w:r>
        <w:rPr>
          <w:color w:val="000000"/>
        </w:rPr>
        <w:t>Таблица 2.2.2</w:t>
      </w:r>
    </w:p>
    <w:p w:rsidR="00CC791A" w:rsidRDefault="00C37771">
      <w:pPr>
        <w:ind w:firstLine="708"/>
      </w:pPr>
      <w:r>
        <w:rPr>
          <w:color w:val="000000"/>
        </w:rPr>
        <w:t>Сегменты применения биометрии на российском рынке и их характеристики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98"/>
        <w:gridCol w:w="2233"/>
        <w:gridCol w:w="2350"/>
        <w:gridCol w:w="3055"/>
      </w:tblGrid>
      <w:tr w:rsidR="00CC791A">
        <w:trPr>
          <w:cantSplit/>
          <w:tblHeader/>
          <w:jc w:val="center"/>
        </w:trPr>
        <w:tc>
          <w:tcPr>
            <w:tcW w:w="1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Сегмент</w:t>
            </w:r>
          </w:p>
        </w:tc>
        <w:tc>
          <w:tcPr>
            <w:tcW w:w="22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Сценарий</w:t>
            </w:r>
          </w:p>
        </w:tc>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Заказчик</w:t>
            </w:r>
          </w:p>
        </w:tc>
        <w:tc>
          <w:tcPr>
            <w:tcW w:w="30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Драйвер спроса</w:t>
            </w:r>
          </w:p>
        </w:tc>
      </w:tr>
      <w:tr w:rsidR="00CC791A">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Госидентификация</w:t>
            </w:r>
          </w:p>
        </w:tc>
        <w:tc>
          <w:tcPr>
            <w:tcW w:w="22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Подтверждение личности через ЕСИА/ЕБС</w:t>
            </w:r>
          </w:p>
        </w:tc>
        <w:tc>
          <w:tcPr>
            <w:tcW w:w="23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Граждане, госорганизации</w:t>
            </w:r>
          </w:p>
        </w:tc>
        <w:tc>
          <w:tcPr>
            <w:tcW w:w="30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Цифровизация госуслуг, ЕСИА как точка доступа</w:t>
            </w:r>
          </w:p>
        </w:tc>
      </w:tr>
      <w:tr w:rsidR="00CC791A">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Финансовый сектор</w:t>
            </w:r>
          </w:p>
        </w:tc>
        <w:tc>
          <w:tcPr>
            <w:tcW w:w="22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Оплата лицом, удалённый счёт, антифрод</w:t>
            </w:r>
          </w:p>
        </w:tc>
        <w:tc>
          <w:tcPr>
            <w:tcW w:w="23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Банки, МФО, ритейл, маркетплейсы</w:t>
            </w:r>
          </w:p>
        </w:tc>
        <w:tc>
          <w:tcPr>
            <w:tcW w:w="30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Скорость, антифрод, экономия на комиссии</w:t>
            </w:r>
          </w:p>
        </w:tc>
      </w:tr>
      <w:tr w:rsidR="00CC791A">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Транспорт</w:t>
            </w:r>
          </w:p>
        </w:tc>
        <w:tc>
          <w:tcPr>
            <w:tcW w:w="22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Биопроход и оплата проезда; бизнес-залы</w:t>
            </w:r>
          </w:p>
        </w:tc>
        <w:tc>
          <w:tcPr>
            <w:tcW w:w="23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Метрополитены, авиакомпании, аэропорты</w:t>
            </w:r>
          </w:p>
        </w:tc>
        <w:tc>
          <w:tcPr>
            <w:tcW w:w="30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Массовый высокочастотный сценарий, привычка пассажира</w:t>
            </w:r>
          </w:p>
        </w:tc>
      </w:tr>
      <w:tr w:rsidR="00CC791A">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СКУД</w:t>
            </w:r>
          </w:p>
        </w:tc>
        <w:tc>
          <w:tcPr>
            <w:tcW w:w="22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Биопроход сотрудников, учёт времени</w:t>
            </w:r>
          </w:p>
        </w:tc>
        <w:tc>
          <w:tcPr>
            <w:tcW w:w="23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Промпредприятия, БЦ, госучреждения, вузы</w:t>
            </w:r>
          </w:p>
        </w:tc>
        <w:tc>
          <w:tcPr>
            <w:tcW w:w="30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Безопасность, точный учёт, исключение передачи карт</w:t>
            </w:r>
          </w:p>
        </w:tc>
      </w:tr>
      <w:tr w:rsidR="00CC791A">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Ритейл и общественные пространства</w:t>
            </w:r>
          </w:p>
        </w:tc>
        <w:tc>
          <w:tcPr>
            <w:tcW w:w="22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Возрастная верификация; биолояльность</w:t>
            </w:r>
          </w:p>
        </w:tc>
        <w:tc>
          <w:tcPr>
            <w:tcW w:w="23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Сетевой ритейл, аптеки, общепит</w:t>
            </w:r>
          </w:p>
        </w:tc>
        <w:tc>
          <w:tcPr>
            <w:tcW w:w="30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требования; разгрузка кассира</w:t>
            </w:r>
          </w:p>
        </w:tc>
      </w:tr>
      <w:tr w:rsidR="00CC791A">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Гостеприимство</w:t>
            </w:r>
          </w:p>
        </w:tc>
        <w:tc>
          <w:tcPr>
            <w:tcW w:w="22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Заселение без паспорта, доступ в номер</w:t>
            </w:r>
          </w:p>
        </w:tc>
        <w:tc>
          <w:tcPr>
            <w:tcW w:w="235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Гостиничные сети, апарт-отели, БЦ</w:t>
            </w:r>
          </w:p>
        </w:tc>
        <w:tc>
          <w:tcPr>
            <w:tcW w:w="30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Скорость заселения, новый клиентский опыт</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30–31; 36; 32]</w:t>
      </w:r>
    </w:p>
    <w:p w:rsidR="00CC791A" w:rsidRDefault="00C37771">
      <w:pPr>
        <w:ind w:firstLine="708"/>
      </w:pPr>
      <w:r>
        <w:rPr>
          <w:color w:val="000000"/>
        </w:rPr>
        <w:t>Распределение драйверов в таблице 2.2.2 показывает, что один и тот же биометрический продукт продвигается в разных сегментах через разные ключевые сообщения: транзакционная скорость в финансовом и транспортном секторах, безопасность и точность учёта в СКУД, регуляторные требования в ритейле и гостиничном секторе. Для Face2 это уже учтено в продуктовой линейке (Face2Pay для эквайринга, Face2Pass для СКУД, Face2Check-in для гостиничного сегмента и подтверждения возраста, КБС под ключ для крупных заказчиков из государственного и корпоративного сегмента) [27]: каждый продукт линейки соответствует устойчивому рыночному сегменту со сформированным спросом.</w:t>
      </w:r>
    </w:p>
    <w:p w:rsidR="00CC791A" w:rsidRDefault="00C37771">
      <w:pPr>
        <w:ind w:firstLine="708"/>
      </w:pPr>
      <w:r>
        <w:rPr>
          <w:color w:val="000000"/>
        </w:rPr>
        <w:lastRenderedPageBreak/>
        <w:t>Рынок биометрической идентификации в Российской Федерации работает в одном из самых жёстких регуляторных контуров среди мировых юрисдикций. Базой регулирования служит Федеральный закон от 29 декабря 2022 года № 572-ФЗ, относящий биометрические данные к специальной категории персональных данных, обязывающий хранить их в ГИС ЕБС и разрешающий аутентификацию по биометрии только аккредитованным организациям при наличии письменного согласия гражданина [1]. Архитектура работы пользователя с ЕБС строится на связке ЕСИА и ЕБС: первичная регистрация с явкой в уполномоченный банк, последующее использование биометрии через сайты или мобильные приложения подключённых организаций; регистрация для гражданина добровольна и бесплатна, что одновременно расширяет потенциальный круг пользователей и ограничивает массовые инструменты стимулирования сдачи биометрии [36].</w:t>
      </w:r>
    </w:p>
    <w:p w:rsidR="00CC791A" w:rsidRDefault="00C37771">
      <w:pPr>
        <w:ind w:firstLine="708"/>
      </w:pPr>
      <w:r>
        <w:rPr>
          <w:color w:val="000000"/>
        </w:rPr>
        <w:t>Регуляторный контур ужесточился в конце 2024 года. Федеральные законы от 30 ноября 2024 года № 420-ФЗ и № 421-ФЗ ввели крупные административные штрафы и уголовную ответственность за неправомерное обращение с биометрическими персональными данными: лишение свободы до пяти лет, штрафы до 20 млн рублей и до 1–3% годового дохода компании при повторных нарушениях [27]. Этот сдвиг превратил аккредитацию КБС и сертификацию ФСБ из формального статуса в жёсткий барьер входа на рынок. В сумме 572-ФЗ, законы об ужесточении ответственности от 30.11.2024 и подзаконный блок Банка России образуют пятиуровневую регуляторную конструкцию (федеральный закон, подзаконные акты ЦБ, сертификации ФСБ и ФСТЭК, реестр отечественного ПО, отраслевая аккредитация Минцифры), повышающую капиталоёмкость входа для нового игрока [2; 3; 4].</w:t>
      </w:r>
    </w:p>
    <w:p w:rsidR="00CC791A" w:rsidRDefault="00C37771">
      <w:pPr>
        <w:ind w:firstLine="708"/>
      </w:pPr>
      <w:r>
        <w:rPr>
          <w:color w:val="000000"/>
        </w:rPr>
        <w:t xml:space="preserve">Круг банков-операторов рынка количественно ограничен: по данным Банка России на 4 мая 2026 года, в перечень банков, имеющих право проводить идентификацию клиента в ЕБС по п. 5.7 ст. 7 № 115-ФЗ, входят 194 кредитные организации; ПАО «АК БАРС» БАНК числится в нём под номером 101 [35]. В сочетании с аккредитацией Минцифры (Решение № 4-А от 15 ноября 2023 года), </w:t>
        <w:lastRenderedPageBreak/>
        <w:t>сертификациями ФСБ и ФСТЭК и присутствием в реестре отечественного ПО это образует регуляторный фундамент, на который опирается весь дальнейший анализ конкурентной среды [27].</w:t>
      </w:r>
    </w:p>
    <w:p w:rsidR="00CC791A" w:rsidRDefault="00C37771">
      <w:pPr>
        <w:ind w:firstLine="708"/>
      </w:pPr>
      <w:r>
        <w:rPr>
          <w:color w:val="000000"/>
        </w:rPr>
        <w:t>Предыдущие три подраздела зафиксировали разные проекции внешней среды: масштаб и динамику рынка, сегментную структуру и регуляторно-инфраструктурный контур. Чтобы перевести эти проекции в управленческий вход для стратегии продвижения, разрозненные факторы целесообразно собрать в единую рамку макроанализа. PESTEL не дублирует регуляторный подраздел: правовое поле в нём представлено сжато и сопоставлено с пятью другими измерениями макросреды, что позволяет оценить относительный вес регуляторных факторов рядом с экономическими, технологическими и социальными — детальный разбор нормативной базы при этом сохраняется в подразделе «Регуляторный и инфраструктурный контур рынка». Методологически выбор PESTEL обусловлен тем, что продукт Face2 одновременно находится на пересечении шести крупных полей — государственного курса на цифровой суверенитет, банковской экономики высокочастотных микроплатежей, поколенческих сдвигов в потребительском поведении, быстро развивающихся алгоритмов компьютерного зрения, ESG-повестки крупного банка и особого режима оборота биометрических персональных данных. Эти шесть полей чисто соотносятся с шестью измерениями PESTEL и позволяют построить однородную карту факторов, влияющих на коммерциализацию Face2. Сводный анализ собран в таблице 2.2.3.</w:t>
      </w:r>
    </w:p>
    <w:p w:rsidR="00CC791A" w:rsidRDefault="00C37771">
      <w:pPr>
        <w:ind w:firstLine="708"/>
      </w:pPr>
      <w:r>
        <w:rPr>
          <w:color w:val="000000"/>
        </w:rPr>
        <w:t>Таблица 2.2.3</w:t>
      </w:r>
    </w:p>
    <w:p w:rsidR="00CC791A" w:rsidRDefault="00C37771">
      <w:pPr>
        <w:ind w:firstLine="708"/>
      </w:pPr>
      <w:r>
        <w:rPr>
          <w:color w:val="000000"/>
        </w:rPr>
        <w:t>Сводный PESTEL-анализ российского рынка биометрии (на начало 2026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27"/>
        <w:gridCol w:w="3855"/>
        <w:gridCol w:w="3855"/>
      </w:tblGrid>
      <w:tr w:rsidR="00CC791A">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lastRenderedPageBreak/>
              <w:t>Фактор</w:t>
            </w:r>
          </w:p>
        </w:tc>
        <w:tc>
          <w:tcPr>
            <w:tcW w:w="38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38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Влияние на Face2</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 — политические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Курс на технологический суверенитет; ЕБС — ГИС под АО «ЦБТ»; Минцифры — регулятор аккредитации КБС; реестр отечественного ПО — условие госзакупок; вытеснение иностранных вендоров после 2022 [27; 1; 36; 37]</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Положительное. Аккредитация Минцифры (Решение № 4-А от 15.11.2023) и реестр ПО открывают B2G [27]</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E — экономические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 платежей за 9 мес. 2025 (145,9 млн транзакций, 112,5 млрд руб.); средний чек ≈ 770 руб. — массовая розница; пониженная эквайринговая комиссия; финсектор — 15% мирового рынка биометрии при CAGR 18,6% [33; 32; 34]</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Положительное по динамике. Биоэквайринг выгоден рознице по комиссии; B2B/B2G ориентируются на статус, не на цену</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S — социальные</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10+ млн в ЕБС к 2026; привычка платить лицом в метро Москвы и Казани; барьеры доверия — страх утечки, нельзя «отозвать»; поколенческая поляризация [16; 25; 32; 37]</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Двойное. «+» привычка к оплате лицом → Face2Pay. «−» барьеры доверия → большая доля бюджета на образовательный контент</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T — технологические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Точность 99,5%, сканирование ≈ 2 с; антиспуфинг и детекция дипфейков; объединение биометрии с QR/СБП; обработка векторов в реальном времени [27; 38; 40; 34]</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Положительное по зрелости. Зона риска: публично нет независимой верификации (NIST FRTE) и решения по дипфейкам</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E — экологические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Снижение оборота пластиковых карт; безбумажная идентификация; энергоёмкость дата-центров; ESG-повестка [26; 32]</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Слабо положительное. ESG АББ снимает барьер B2G; самостоятельного маркетингового плеча нет</w:t>
            </w:r>
          </w:p>
        </w:tc>
      </w:tr>
      <w:tr w:rsidR="00CC791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L — правовые</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572-ФЗ — спецкатегория ПДн в ГИС ЕБС; 420-ФЗ и 421-ФЗ от 30.11.2024 — штрафы до 1–3% дохода, срок до 5 лет; согласие на каждое использование; 194 банка-оператора по № 115-ФЗ; аккредитация Минцифры, ФСБ, ФСТЭК [27; 1; 36; 35]</w:t>
            </w:r>
          </w:p>
        </w:tc>
        <w:tc>
          <w:tcPr>
            <w:tcW w:w="385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Двойное. «+» защитный «ров»: КБС + 115-ФЗ + сертификации. «−» исключены B2C-стимулы (кешбэк/промокоды) → только экспертный контент</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[16, с. 41; 25, с. 112; 27; 26, с. 17, 33; 38; 1; 36; 33, с. 3, 6; 35; 40; 32; 37; 34]</w:t>
      </w:r>
    </w:p>
    <w:p w:rsidR="00CC791A" w:rsidRDefault="00C37771">
      <w:pPr>
        <w:ind w:firstLine="708"/>
      </w:pPr>
      <w:r>
        <w:rPr>
          <w:color w:val="000000"/>
        </w:rPr>
        <w:t xml:space="preserve">Сопоставление шести факторов даёт макрорамку для последующего конкурентного анализа. Три фактора (P, T, L) работают преимущественно в плюс: государственный курс на технологический суверенитет вместе с жёсткой регуляторной рамкой создаёт защищённый рынок аккредитованных операторов, в который Face2 уже встроен, а зрелость алгоритмов обеспечивает </w:t>
        <w:lastRenderedPageBreak/>
        <w:t>технологическую состоятельность продукта. Экономический и социальный факторы (E, S) двойственны: динамика рынка положительна, но ценовое преимущество биоэквайринга вторично для целевого B2B/B2G-сегмента, а массовая привычка к оплате лицом сосуществует с устойчивым психологическим барьером недоверия. Правовой фактор одновременно открывает рынок для аккредитованных игроков и закрывает каналы массового стимулирования (запрет акций по сдаче биометрии, обязательное согласие на каждое использование), переводя продвижение в формат экспертного контента, пилотных проектов и B2B-референсов; экологический фактор работает фоном через ESG-статус банка. Регуляторно-политический фактор работает фильтром входа и оставляет в качестве реальных конкурентов Face2 ограниченный круг аккредитованных операторов и банков-операторов биометрии — состав этого круга и силы, действующие внутри него, разбираются ниже через рамку пяти сил М. Портера.</w:t>
      </w:r>
    </w:p>
    <w:p w:rsidR="00CC791A" w:rsidRDefault="00C37771">
      <w:pPr>
        <w:ind w:firstLine="708"/>
      </w:pPr>
      <w:r>
        <w:rPr>
          <w:color w:val="000000"/>
        </w:rPr>
        <w:t>Российский рынок биометрии организован в три различающихся по типу деятельности слоя. Первый — банки-разработчики собственных биометрических сервисов: ПАО Сбербанк с сервисом «Оплата улыбкой» (СберPay Smile) и ПАО «АК БАРС» БАНК с линейкой Face2; для них биометрия одновременно работает внутренним средством обслуживания и самостоятельным коммерческим продуктом. Второй — технологические вендоры алгоритмов и платформ: VisionLabs (с декабря 2021 года в структуре ПАО МТС) и NtechLab с системой FindFace [40; 32]. Третий — производители полного цикла СКУД, объединяющие в одном предложении ПО, собственное оборудование и сервис: OVISION (Ханты-Мансийск) и BioSmart (Прософт-Биометрикс) [41]. Над этими тремя слоями работает государственная инфраструктура — оператор ЕБС АО «Центр биометрических технологий», обеспечивающий централизованное хранение биометрических векторов и подтверждение личности [36; 32]. Каждый слой отвечает на свой тип спроса и предъявляет свой набор аккредитаций, поэтому Face2 не пересекается с лидерами других слоёв напрямую: со Сбером — по объёму массового B2C-</w:t>
        <w:lastRenderedPageBreak/>
        <w:t>биоэквайринга, с VisionLabs — по горизонтальным алгоритмическим платформам, с OVISION — по аппаратному стеку.</w:t>
      </w:r>
    </w:p>
    <w:p w:rsidR="00CC791A" w:rsidRDefault="00C37771">
      <w:pPr>
        <w:ind w:firstLine="708"/>
      </w:pPr>
      <w:r>
        <w:rPr>
          <w:color w:val="000000"/>
        </w:rPr>
        <w:t>Чтобы оценить, насколько привлекателен этот рынок для Face2 и какие силы определяют интенсивность конкуренции внутри него, многослойная карта дополняется рамкой пяти конкурентных сил М. Портера. Согласно его методике, средний уровень прибыльности отрасли и устойчивость позиции отдельной фирмы определяются балансом пяти структурных факторов: угрозы со стороны новых участников, рыночной силы поставщиков, рыночной силы покупателей, угрозы товаров-заменителей и интенсивности соперничества между действующими конкурентами [11, с. 39]. Сводная оценка приведена в таблице 2.2.4.</w:t>
      </w:r>
    </w:p>
    <w:p w:rsidR="00CC791A" w:rsidRDefault="00C37771">
      <w:pPr>
        <w:ind w:firstLine="708"/>
      </w:pPr>
      <w:r>
        <w:rPr>
          <w:color w:val="000000"/>
        </w:rPr>
        <w:t>Таблица 2.2.4</w:t>
      </w:r>
    </w:p>
    <w:p w:rsidR="00CC791A" w:rsidRDefault="00C37771">
      <w:pPr>
        <w:ind w:firstLine="708"/>
      </w:pPr>
      <w:r>
        <w:rPr>
          <w:color w:val="000000"/>
        </w:rPr>
        <w:t>Анализ пяти конкурентных сил М. Портера на российском рынке биометрии применительно к продукту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97"/>
        <w:gridCol w:w="1456"/>
        <w:gridCol w:w="3141"/>
        <w:gridCol w:w="3142"/>
      </w:tblGrid>
      <w:tr w:rsidR="00CC791A">
        <w:trPr>
          <w:cantSplit/>
          <w:tblHeader/>
          <w:jc w:val="center"/>
        </w:trPr>
        <w:tc>
          <w:tcPr>
            <w:tcW w:w="1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Сила</w:t>
            </w:r>
          </w:p>
        </w:tc>
        <w:tc>
          <w:tcPr>
            <w:tcW w:w="14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Уровень</w:t>
            </w:r>
          </w:p>
        </w:tc>
        <w:tc>
          <w:tcPr>
            <w:tcW w:w="32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Ключевые факторы</w:t>
            </w:r>
          </w:p>
        </w:tc>
        <w:tc>
          <w:tcPr>
            <w:tcW w:w="32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Влияние на Face2</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Угроза новых участников</w:t>
            </w:r>
          </w:p>
        </w:tc>
        <w:tc>
          <w:tcPr>
            <w:tcW w:w="14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низкий</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572-ФЗ, аккредитация КБС, оператор № 115-ФЗ; ФСБ, ФСТЭК, реестр ПО; Указание ЦБ № 6541-У; МР № 18-МР, № 19-МР [27; 1; 35; 2; 3; 4]; ужесточение по 420/421-ФЗ от 30.11.2024; высокая капиталоёмкость алгоритмов</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Защищает позицию: набор статусов (№ 4-А от 15.11.2023, № 101 в перечне 115-ФЗ, ФСБ, ФСТЭК) недоступен новичкам [27; 35]</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Сила поставщиков</w:t>
            </w:r>
          </w:p>
        </w:tc>
        <w:tc>
          <w:tcPr>
            <w:tcW w:w="14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Производители биотерминалов; внешние алгоритмические вендоры; АО «ЦБТ» — монополист хранения векторов в ЕБС; тарифы и регламент по 572-ФЗ [36; 37; 1]</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Смешанная: свои алгоритмы (99,5%) снимают зависимость от VisionLabs/NtechLab; зависимость от партнёра по терминалам и от ЦБТ сохраняется [27; 41; 37]</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Сила покупателей</w:t>
            </w:r>
          </w:p>
        </w:tc>
        <w:tc>
          <w:tcPr>
            <w:tcW w:w="14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средне-высокий</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B2B/B2G — крупные концентрированные заказчики; низкие издержки переключения в технологическом слое; высокие — в нише «банк + ЕБС»</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технологическом слое — конкуренция с VisionLabs и OVISION; в нише «банк + ЕБС» — узкий круг банков-операторов [27; 35]</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4. Угроза заменителей</w:t>
            </w:r>
          </w:p>
        </w:tc>
        <w:tc>
          <w:tcPr>
            <w:tcW w:w="14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Карты, NFC, QR, push, SMS-OTP, голосовая биометрия; II кв. 2025: QR ≈ 990 млн vs биометрия ≈ 60 млн (×16); рост биометрии быстрее (+50% vs +25%) [34]; в СКУД — карточки и мобильные ключи</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регулируемых сценариях (счёт, возраст, транспорт) субституты ограничены законом; в эквайринге QR доминирует, но не вытесняет биометрию [32; 34]</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 Внутриотраслевая конкуренция</w:t>
            </w:r>
          </w:p>
        </w:tc>
        <w:tc>
          <w:tcPr>
            <w:tcW w:w="14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средне-высокий</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 700+ тыс. терминалов, 30 млн зарегистрированных, 116 млрд руб. за 2025; VisionLabs: 1,7 млн камер, 38 стран; OVISION: OGATE + референсы РЖД, Мосэнергосбыт; +9× платежей и +5× оборота смягчает ценовую конкуренцию [38; 40; 41; 32]</w:t>
            </w:r>
          </w:p>
        </w:tc>
        <w:tc>
          <w:tcPr>
            <w:tcW w:w="321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xml:space="preserve">Прямой </w:t>
            </w:r>
            <w:del w:id="9240" w:author="Claude" w:date="2026-06-03T00:00:00Z">
              <w:r>
                <w:rPr>
                  <w:sz w:val="24"/>
                  <w:szCs w:val="24"/>
                </w:rPr>
                <w:delText xml:space="preserve">лобовой </w:delText>
              </w:r>
            </w:del>
            <w:r>
              <w:rPr>
                <w:sz w:val="24"/>
                <w:szCs w:val="24"/>
              </w:rPr>
              <w:t>конкуренции мало: нет пересечений со Сбером по объёму, с VisionLabs по верификации, с OVISION по аппарату. Конкуренция на узком стыке — B2B/B2G через ЕБС в банковской экосистеме</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[11, с. 39; 27; 26, с. 17, 30–31, 33; 38; 1; 36; 35; 40; 32; 41; 37; 34]</w:t>
      </w:r>
    </w:p>
    <w:p w:rsidR="00CC791A" w:rsidRDefault="00C37771">
      <w:pPr>
        <w:ind w:firstLine="708"/>
      </w:pPr>
      <w:r>
        <w:rPr>
          <w:color w:val="000000"/>
        </w:rPr>
        <w:t xml:space="preserve">Из таблицы 2.2.4 складывается единая структурная картина. Угроза новых участников и рыночная сила поставщиков (в части алгоритмов) оказывают на Face2 ослабленное давление: жёсткая регуляторная рамка отсекает несертифицированных игроков, а собственная алгоритмическая база банка снимает зависимость от внешних вендоров [27; 1; 35]. Сила покупателей и угроза заменителей расщепляются по сегментам — высоки в технологическом слое и снижаются в нише «банк + ЕБС» из-за недоступности эквивалентов у вендоров [32; 34]. Внутриотраслевая конкуренция остаётся средне-высокой, но смягчается многослойностью рынка и кратным ростом спроса, позволяющим нескольким игрокам одновременно расширять долю без прямого вытеснения [38; 40; 32; 41]. Совокупно российский рынок биометрии относится к структурно привлекательным отраслям с высокими барьерами входа и умеренной интенсивностью соперничества внутри отдельных слоёв; стратегия продвижения Face2 рационально опирается на регуляторный капитал и банковскую экосистему, а две силы </w:t>
      </w:r>
      <w:del w:id="9213" w:author="Claude" w:date="2026-06-03T00:00:00Z">
        <w:r>
          <w:rPr>
            <w:color w:val="000000"/>
          </w:rPr>
          <w:delText>задают пробелы для главы 3 —</w:delText>
        </w:r>
      </w:del>
      <w:ins w:id="9214" w:author="Claude" w:date="2026-06-03T00:00:00Z">
        <w:r>
          <w:rPr>
            <w:color w:val="000000"/>
          </w:rPr>
          <w:t>определяют задачи главы 3:</w:t>
        </w:r>
      </w:ins>
      <w:r>
        <w:rPr>
          <w:color w:val="000000"/>
        </w:rPr>
        <w:t xml:space="preserve"> необходимость </w:t>
        <w:lastRenderedPageBreak/>
        <w:t xml:space="preserve">партнёрского или собственного аппаратного стека и бесперспективность </w:t>
      </w:r>
      <w:del w:id="9241" w:author="Claude" w:date="2026-06-03T00:00:00Z">
        <w:r>
          <w:rPr>
            <w:color w:val="000000"/>
          </w:rPr>
          <w:delText xml:space="preserve">лобовой </w:delText>
        </w:r>
      </w:del>
      <w:r>
        <w:rPr>
          <w:color w:val="000000"/>
        </w:rPr>
        <w:t>конкуренции с QR-эквайрингом по числу операций.</w:t>
      </w:r>
    </w:p>
    <w:p w:rsidR="00CC791A" w:rsidRDefault="00C37771">
      <w:pPr>
        <w:ind w:firstLine="708"/>
      </w:pPr>
      <w:r>
        <w:rPr>
          <w:color w:val="000000"/>
        </w:rPr>
        <w:t>Сравнительный анализ строится по семи параметрам, существенным для выбора биометрического решения корпоративным и розничным заказчиком: тип игрока, продуктовая линейка по форм-факторам и сценариям, формальные регуляторные статусы, независимая верификация точности, географический охват, типовая бизнес-модель и наличие банковской/инфраструктурной экосистемы. Результаты сравнения собраны в таблице 2.2.5.</w:t>
      </w:r>
    </w:p>
    <w:p w:rsidR="00CC791A" w:rsidRDefault="00C37771">
      <w:pPr>
        <w:ind w:firstLine="708"/>
      </w:pPr>
      <w:r>
        <w:rPr>
          <w:color w:val="000000"/>
        </w:rPr>
        <w:t>Таблица 2.2.5</w:t>
      </w:r>
    </w:p>
    <w:p w:rsidR="00CC791A" w:rsidRDefault="00C37771">
      <w:pPr>
        <w:ind w:firstLine="708"/>
      </w:pPr>
      <w:r>
        <w:rPr>
          <w:color w:val="000000"/>
        </w:rPr>
        <w:t>Сравнение Face2 и ключевых конкурентов на российском рынке биометрии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883"/>
        <w:gridCol w:w="1438"/>
        <w:gridCol w:w="4315"/>
      </w:tblGrid>
      <w:tr w:rsidR="00CC791A">
        <w:trPr>
          <w:cantSplit/>
          <w:tblHeader/>
          <w:jc w:val="center"/>
        </w:trPr>
        <w:tc>
          <w:tcPr>
            <w:tcW w:w="38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Параметр</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Игрок</w:t>
            </w:r>
          </w:p>
        </w:tc>
        <w:tc>
          <w:tcPr>
            <w:tcW w:w="43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Значение</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 игрока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Банк-разработчик</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 игрока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Банк-разработчик</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 игрока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Технологический вендор</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 игрока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Производитель полного цикла</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Аккредитация Минцифры (КБС)</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4-А от 15.11.2023 [27]</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Аккредитация Минцифры (КБС)</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Через дочерние структуры</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Аккредитация Минцифры (КБС)</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 ЦБТ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Аккредитация Минцифры (КБС)</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Право регистрации БПд в ЕБС (115-ФЗ)</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101 в перечне [35]</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Право регистрации БПд в ЕБС (115-ФЗ)</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Право регистрации БПд в ЕБС (115-ФЗ)</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Право регистрации БПд в ЕБС (115-ФЗ)</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Реестр отечественного ПО</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[27]</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Реестр отечественного ПО</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Реестр отечественного ПО</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Реестр отечественного ПО</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ФСБ и ФСТЭК</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[27]</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ФСБ и ФСТЭК</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ФСБ и ФСТЭК</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Через ПАК «ВЛ-БИО»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ФСБ и ФСТЭК</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СКЗИ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Независимая верификация (NIST/iBeta/CVPR)</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 зафиксирована</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Независимая верификация (NIST/iBeta/CVPR)</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 зафиксирована</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Независимая верификация (NIST/iBeta/CVPR)</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Подтверждена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Независимая верификация (NIST/iBeta/CVPR)</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 зафиксирована</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Заявленная точность</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99,5% [27]</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Заявленная точность</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Косвенно через VisionLabs</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Заявленная точность</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Лидерство NIST FRTE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Заявленная точность</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99,9%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Время сканирования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2 с [27]</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Время сканирования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6 с (цель 2 с к 2025) [38]</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Время сканирования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2,5 с (LUNA)</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Время сканирования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0,3 с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Производство терминалов</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Производство терминалов</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Производство терминалов</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(модуль ПАК)</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Производство терминалов</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Есть (OGATE)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Продуктовая линейка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Face2Pay/Pass/Check-in + КБС — по банковским сценариям</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Продуктовая линейка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СберPay Smile — преимущественно эквайринг</w:t>
            </w:r>
          </w:p>
        </w:tc>
      </w:tr>
      <w:tr w:rsidR="00CC791A" w:rsidRPr="009575D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Продуктовая линейка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lang w:val="en-US"/>
              </w:rPr>
              <w:t xml:space="preserve">LUNA Platform/Cars/ID/Pass/Kiosk + Deepfake Detection — </w:t>
            </w:r>
            <w:r>
              <w:rPr>
                <w:color w:val="000000"/>
                <w:sz w:val="24"/>
                <w:szCs w:val="24"/>
              </w:rPr>
              <w:t>по</w:t>
            </w:r>
            <w:r>
              <w:rPr>
                <w:color w:val="000000"/>
                <w:sz w:val="24"/>
                <w:szCs w:val="24"/>
                <w:lang w:val="en-US"/>
              </w:rPr>
              <w:t xml:space="preserve"> </w:t>
            </w:r>
            <w:r>
              <w:rPr>
                <w:color w:val="000000"/>
                <w:sz w:val="24"/>
                <w:szCs w:val="24"/>
              </w:rPr>
              <w:t>форм</w:t>
            </w:r>
            <w:r>
              <w:rPr>
                <w:color w:val="000000"/>
                <w:sz w:val="24"/>
                <w:szCs w:val="24"/>
                <w:lang w:val="en-US"/>
              </w:rPr>
              <w:t>-</w:t>
            </w:r>
            <w:r>
              <w:rPr>
                <w:color w:val="000000"/>
                <w:sz w:val="24"/>
                <w:szCs w:val="24"/>
              </w:rPr>
              <w:t>факторам</w:t>
            </w:r>
          </w:p>
        </w:tc>
      </w:tr>
      <w:tr w:rsidR="00CC791A" w:rsidRPr="009575D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Продуктовая линейка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lang w:val="en-US"/>
              </w:rPr>
              <w:t xml:space="preserve">OGATE + OGATE Control + </w:t>
            </w:r>
            <w:r>
              <w:rPr>
                <w:color w:val="000000"/>
                <w:sz w:val="24"/>
                <w:szCs w:val="24"/>
              </w:rPr>
              <w:t>КБС</w:t>
            </w:r>
            <w:r>
              <w:rPr>
                <w:color w:val="000000"/>
                <w:sz w:val="24"/>
                <w:szCs w:val="24"/>
                <w:lang w:val="en-US"/>
              </w:rPr>
              <w:t xml:space="preserve"> OVISION</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Татарстан + федер. пилоты (Минцифры, Минтранс, НСПК)</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Вся РФ и новые территории [38]</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38 стран, 9 представительств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География</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Вся РФ</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Антифрод (дипфейки)</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Отдельное решение публично не зафиксировано</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Антифрод (дипфейки)</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Liveness + AI-фрод + ПИН [38]</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Антифрод (дипфейки)</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 Deepfake Detection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Антифрод (дипфейки)</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Антиспуфинг + дипфейки [41]</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Банковская/инфраструктурная экосистема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 (АК БАРС БАНК)</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АББ, Карта жителя РТ, СБП, АБО [26]</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Банковская/инфраструктурная экосистема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 СберPay, СберID</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Банковская/инфраструктурная экосистема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ЦБТ, ЦРТ, Нетрис, ITV, ВК ИТС, Macroscop [40]</w:t>
            </w:r>
          </w:p>
        </w:tc>
      </w:tr>
      <w:tr w:rsidR="00CC791A">
        <w:trPr>
          <w:cantSplit/>
          <w:jc w:val="center"/>
        </w:trPr>
        <w:tc>
          <w:tcPr>
            <w:tcW w:w="388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Банковская/инфраструктурная экосистема</w:t>
            </w:r>
          </w:p>
        </w:tc>
        <w:tc>
          <w:tcPr>
            <w:tcW w:w="143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w:t>
            </w:r>
          </w:p>
        </w:tc>
        <w:tc>
          <w:tcPr>
            <w:tcW w:w="431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Без банковской экосистемы</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17, 33; 38; 35; 40; 41]</w:t>
      </w:r>
    </w:p>
    <w:p w:rsidR="00CC791A" w:rsidRDefault="00C37771">
      <w:pPr>
        <w:ind w:firstLine="708"/>
      </w:pPr>
      <w:r>
        <w:rPr>
          <w:color w:val="000000"/>
        </w:rPr>
        <w:lastRenderedPageBreak/>
        <w:t>Сравнение в таблице 2.2.5 фиксирует четыре чётко различимые позиции на рынке. Сбер закрывает массовый B2C-биоэквайринг масштабом и инфраструктурой; VisionLabs закрывает технологический слой и сильнее всех по независимой верификации точности через NIST FRTE и iBeta; OVISION закрывает рынок полного цикла СКУД (собственное оборудование плюс программное ядро плюс полный набор регуляторных статусов) и силён в государственном сегменте за счёт референсов федерального уровня (РЖД, Мосэнергосбыт, Правительство Тульской области). Face2 не вступает в эти три позиции лоб в лоб, а занимает четвёртую — банковский сервисный игрок с правом регистрации биометрических данных граждан в ЕБС через статус по № 115-ФЗ и с продуктовой линейкой, выстроенной не по форм-факторам, а по банковским сценариям.</w:t>
      </w:r>
    </w:p>
    <w:p w:rsidR="00CC791A" w:rsidRDefault="00C37771">
      <w:pPr>
        <w:ind w:firstLine="708"/>
      </w:pPr>
      <w:r>
        <w:rPr>
          <w:color w:val="000000"/>
        </w:rPr>
        <w:t>Конкурентные преимущества Face2 складываются из пяти позиций: (1) статус банка-оператора по № 115-ФЗ с правом регистрации биометрических векторов граждан в ЕБС, недоступный технологическим вендорам и производителям СКУД; (2) аккредитация Минцифры как оператора КБС (Решение № 4-А от 15 ноября 2023 года), особенно ценная после ужесточения ответственности по 420-ФЗ и 421-ФЗ [27]; (3) институциональный стаж работы с ЕБС с июля 2018 года и положение первого банка ПФО, подключённого к этой инфраструктуре, снимающий риск восприятия Face2 как «нового и непроверенного» сервиса [39]; (4) банковская экосистема (934 тыс. розничных и 33,9 тыс. корпоративных клиентов, 930 тыс. в АБО, 450 тыс. Карт жителя РТ, рейтинги «A» и подтверждённый ESG-статус) [26, с. 17, 33]; (5) продуктовая вертикаль под банковский сценарий, закрывающая оплату, проход и подтверждение возраста внутри одной экосистемы клиента, что отличает Face2 от горизонтальных платформ технологических вендоров.</w:t>
      </w:r>
    </w:p>
    <w:p w:rsidR="00CC791A" w:rsidRDefault="00C37771">
      <w:pPr>
        <w:ind w:firstLine="708"/>
      </w:pPr>
      <w:r>
        <w:rPr>
          <w:color w:val="000000"/>
        </w:rPr>
        <w:t xml:space="preserve">Пробелы — четыре: (1) публично не зафиксированная независимая международная верификация точности (NIST FRTE, iBeta, CVPR), на которой VisionLabs строит значимую часть позиционирования [40]; (2) отсутствие собственного производства биометрических терминалов и частичная </w:t>
        <w:lastRenderedPageBreak/>
        <w:t>зависимость от партнёрского оборудования при том, что OVISION предлагает полный аппаратный стек одного производителя со всеми статусами (Минпромторг, реестр радиоэлектронной продукции, СКЗИ) [41]; (3) локальный масштаб — ядро коммерческой базы Face2 в Татарстане при федеральном охвате Сбера и международном — VisionLabs (38 стран); (4) в публичной линейке Face2 не зафиксировано отдельное решение по детекции дипфейков, представленное у VisionLabs (Deepfake Detection), у OVISION (антиспуфинг и детекция дипфейков) и в виде многоконтурной защиты у Сбера [38; 40; 41].</w:t>
      </w:r>
    </w:p>
    <w:p w:rsidR="00CC791A" w:rsidRDefault="00C37771">
      <w:pPr>
        <w:ind w:firstLine="708"/>
      </w:pPr>
      <w:r>
        <w:rPr>
          <w:color w:val="000000"/>
        </w:rPr>
        <w:t>Сравнительная матрица в таблице 2.2.5 фиксирует, по каким параметрам игроки различаются, но не отвечает на вопрос, какие из этих параметров критичны для победы в отрасли, а какие — второстепенны. Этот разрыв снимается через ключевые факторы успеха (КФУ) — управляемые ресурсы и характеристики продукта, владение которыми обеспечивает устойчивое конкурентное преимущество и без которых даже технологически сильное решение не выходит на коммерческий контур заказчика [11, с. 39; 25, с. 112]. На основании трёх рамок предыдущих подразделов (регуляторного контура, PESTEL-анализа и пяти сил Портера) и сравнительной матрицы выделяются восемь КФУ российского рынка биометрии: регуляторно-правовой капитал, технологическая зрелость алгоритмов, доказательная база точности, продуктовая полнота под B2B/B2G, географический охват и референсная база, экосистемная интеграция, контроль аппаратного стека и антифрод-функциональность. Эти восемь факторов одновременно служат критериями балльной оценки в таблице 2.2.6.</w:t>
      </w:r>
    </w:p>
    <w:p w:rsidR="00CC791A" w:rsidRDefault="00C37771">
      <w:pPr>
        <w:ind w:firstLine="708"/>
      </w:pPr>
      <w:r>
        <w:rPr>
          <w:color w:val="000000"/>
        </w:rPr>
        <w:t xml:space="preserve">КФУ не равноправны: для типового заказчика биометрии регуляторный статус важнее аппаратного стека, а банковская экосистема — важнее географии присутствия вендора. Восемь критериев переведены в шкалу от 1 до 5 баллов: 5 — лидерство, подтверждённое внешними источниками; 4 — устойчивая позиция с публично заявленными подтверждениями; 3 — позиция выше средней без независимой верификации; 2 — отдельные элементы реализованы, но не образуют системы; 1 — параметр публично не подтверждён. Веса критериев </w:t>
        <w:lastRenderedPageBreak/>
        <w:t>настроены под целевой сегмент Face2 — заказчиков B2B и B2G со сценариями работы с физическими лицами через ЕБС внутри банковской экосистемы: регуляторный статус и банковская экосистема выходят на первый план (вес 0,30 и 0,25), а второстепенные для этого сегмента критерии — географический охват, собственный аппаратный стек, заявленные технические характеристики и независимая верификация точности — понижаются до 0,05.</w:t>
      </w:r>
    </w:p>
    <w:p w:rsidR="00CC791A" w:rsidRDefault="00C37771">
      <w:pPr>
        <w:ind w:firstLine="708"/>
      </w:pPr>
      <w:r>
        <w:rPr>
          <w:color w:val="000000"/>
        </w:rPr>
        <w:t>Таблица 2.2.6</w:t>
      </w:r>
    </w:p>
    <w:p w:rsidR="00CC791A" w:rsidRDefault="00C37771">
      <w:pPr>
        <w:ind w:firstLine="708"/>
      </w:pPr>
      <w:r>
        <w:rPr>
          <w:color w:val="000000"/>
        </w:rPr>
        <w:t>Балльная экспертная оценка под целевой сегмент Face2 — B2B и B2G-заказчики со сценариями работы с физическими лицами через ЕБС в банковской экосистеме</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28"/>
        <w:gridCol w:w="4002"/>
        <w:gridCol w:w="1347"/>
        <w:gridCol w:w="672"/>
        <w:gridCol w:w="635"/>
        <w:gridCol w:w="1343"/>
        <w:gridCol w:w="1007"/>
      </w:tblGrid>
      <w:tr w:rsidR="00CC791A">
        <w:trPr>
          <w:cantSplit/>
          <w:tblHeader/>
          <w:jc w:val="center"/>
        </w:trPr>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w:t>
            </w:r>
          </w:p>
        </w:tc>
        <w:tc>
          <w:tcPr>
            <w:tcW w:w="40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Критерий (КФУ)</w:t>
            </w:r>
          </w:p>
        </w:tc>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Сегментный вес</w:t>
            </w:r>
          </w:p>
        </w:tc>
        <w:tc>
          <w:tcPr>
            <w:tcW w:w="6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Face2</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Сбер</w:t>
            </w:r>
          </w:p>
        </w:tc>
        <w:tc>
          <w:tcPr>
            <w:tcW w:w="13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VisionLabs</w:t>
            </w:r>
          </w:p>
        </w:tc>
        <w:tc>
          <w:tcPr>
            <w:tcW w:w="9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OVISION</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Регуляторный статус: аккредитация КБС, статус оператора биометрии, право регистрации в ЕБС</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0,30</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Заявленные точность и скорость распознавания</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0,05</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Независимая верификация точности (NIST FRTE, iBeta, CVPR)</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0,05</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Продуктовая линейка под B2B и B2G сценарии</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0,15</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Географический охват и референсная база</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0,05</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6</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 и инфраструктурная экосистема</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0,25</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Собственный аппаратный стек</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0,05</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8</w:t>
            </w: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Антифрод-функциональность: детекция дипфейков, антиспуфинг</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0,10</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404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Взвешенный итоговый балл</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1,00</w:t>
            </w:r>
          </w:p>
        </w:tc>
        <w:tc>
          <w:tcPr>
            <w:tcW w:w="6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4,10</w:t>
            </w:r>
          </w:p>
        </w:tc>
        <w:tc>
          <w:tcPr>
            <w:tcW w:w="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4,25</w:t>
            </w:r>
          </w:p>
        </w:tc>
        <w:tc>
          <w:tcPr>
            <w:tcW w:w="13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4,10</w:t>
            </w:r>
          </w:p>
        </w:tc>
        <w:tc>
          <w:tcPr>
            <w:tcW w:w="9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3,50</w:t>
            </w:r>
          </w:p>
        </w:tc>
      </w:tr>
    </w:tbl>
    <w:p w:rsidR="00CC791A" w:rsidRDefault="00CC791A">
      <w:pPr>
        <w:spacing w:line="240" w:lineRule="auto"/>
      </w:pPr>
    </w:p>
    <w:p w:rsidR="00CC791A" w:rsidRDefault="00C37771">
      <w:pPr>
        <w:ind w:firstLine="708"/>
      </w:pPr>
      <w:r>
        <w:rPr>
          <w:color w:val="000000"/>
        </w:rPr>
        <w:t>Источник: оценки автора по данным [11, с. 39; 25, с. 112; 27; 26, с. 17, 33; 38; 35; 40; 41]</w:t>
      </w:r>
    </w:p>
    <w:p w:rsidR="00CC791A" w:rsidRDefault="00C37771">
      <w:pPr>
        <w:ind w:firstLine="708"/>
      </w:pPr>
      <w:r>
        <w:rPr>
          <w:color w:val="000000"/>
        </w:rPr>
        <w:t xml:space="preserve">Лидерство по целевому сегменту удерживает Сбер за счёт федерального охвата и многоконтурной антифрод-защиты [38]. Face2 разделяет вторую позицию с VisionLabs, опережая OVISION на 0,60 балла за счёт регуляторного статуса банка-оператора биометрии и собственной банковской экосистемы [27; 26, с. 17, 33; 35]. Балльный расчёт подтверждает качественный вывод параграфа: Face2 не претендует на универсальное лидерство, но входит в группу лидеров </w:t>
        <w:lastRenderedPageBreak/>
        <w:t>своего целевого сегмента — B2B и B2G-заказчиков со смешанными сценариями платежей, прохода и подтверждения возраста на биометрии физических лиц через ЕБС. Результат чувствителен к выбору весов: при равных весах (по 0,125 на каждый критерий) первое место занимает VisionLabs (≈ 4,38) за счёт независимой верификации точности и антифрод-функциональности, второе — Сбер и OVISION (≈ 3,75), Face2 опускается на четвёртую позицию (≈ 3,38). Использованная в таблице 2.2.6 шкала весов настроена под целевой сегмент Face2 (B2B/B2G со сценариями работы с физическими лицами через ЕБС в банковской экосистеме) и измеряет соответствие игрока сегменту, а не универсальную «силу» решения; для других сегментов рынка ранжирование изменится.</w:t>
      </w:r>
    </w:p>
    <w:p w:rsidR="00CC791A" w:rsidRDefault="00C37771">
      <w:pPr>
        <w:ind w:firstLine="708"/>
      </w:pPr>
      <w:r>
        <w:rPr>
          <w:color w:val="000000"/>
        </w:rPr>
        <w:t xml:space="preserve">Жёсткая регуляторная рамка 572-ФЗ и закона № 115-ФЗ ограничивает круг операторов биометрии до организаций, аккредитованных Минцифры, и до банков, имеющих право регистрации векторов в ЕБС [1; 27; 35]; именно внутри этого ограниченного поля и формируется собственный конкурентный сегмент Face2 — B2B и B2G-заказчики со сценариями, где одновременно нужны работа с физическими лицами через ЕБС, банковская инфраструктура и продуктовая линейка под платежи, проход и подтверждение возраста. Face2 не конкурирует со Сбером по объёму, с VisionLabs — по верификации алгоритмов и международному охвату, с OVISION — по аппаратному стеку, но в собственном сегменте получает уникальную для рынка комбинацию преимуществ: статус оператора по № 115-ФЗ под № 101 в перечне Банка России, аккредитацию КБС № 4-А от 15.11.2023, шестилетний стаж работы с ЕБС, банковскую экосистему и первую референтную базу федерального уровня в проектах с Минцифры, Минтрансом, ЦБТ и НСПК [27; 26, с. 4, 17, 30–31, 33; 35]. Ограничения позиции — локальный географический охват и публично не зафиксированные независимая верификация точности и отдельное решение по детекции дипфейков. Драйверы спроса работают в пользу Face2 одновременно: ужесточение ответственности по 420-ФЗ и 421-ФЗ вытесняет неаккредитованные локальные решения, а девятикратный годовой рост </w:t>
        <w:lastRenderedPageBreak/>
        <w:t xml:space="preserve">биометрических платежей и 10+ млн зарегистрированных в ЕБС создают эффект повседневности и снимают часть барьера доверия [27; 32]. </w:t>
      </w:r>
      <w:del w:id="9215" w:author="Claude" w:date="2026-06-03T00:00:00Z">
        <w:r>
          <w:rPr>
            <w:color w:val="000000"/>
          </w:rPr>
          <w:delText>Управленческое следствие для главы 3 —</w:delText>
        </w:r>
      </w:del>
      <w:ins w:id="9216" w:author="Claude" w:date="2026-06-03T00:00:00Z">
        <w:r>
          <w:rPr>
            <w:color w:val="000000"/>
          </w:rPr>
          <w:t>Из этого следует задача для главы 3:</w:t>
        </w:r>
      </w:ins>
      <w:r>
        <w:rPr>
          <w:color w:val="000000"/>
        </w:rPr>
        <w:t xml:space="preserve"> анализ должен сосредоточиться не на технологических доработках, а на маркетинговых инструментах: насколько текущее продвижение продукта соответствует уже занятой банком конкурентной нише, какие каналы коммуникации задействованы и где находятся пробелы относительно сильных сторон, выявленных выше. Этому посвящён параграф 2.3.</w:t>
      </w:r>
    </w:p>
    <w:p w:rsidR="00CC791A" w:rsidRDefault="00C37771">
      <w:pPr>
        <w:keepNext/>
        <w:keepLines/>
        <w:spacing w:before="200" w:after="120"/>
        <w:jc w:val="center"/>
      </w:pPr>
      <w:del w:id="9021" w:author="Claude" w:date="2026-06-03T00:00:00Z">
        <w:r>
          <w:rPr>
            <w:b/>
            <w:bCs/>
            <w:color w:val="000000"/>
          </w:rPr>
          <w:delText>2.3. АНАЛИЗ ТЕКУЩЕГО ПРОДВИЖЕНИЯ ПРОДУКТА И ЕГО ПОЗИЦИИ НА РЫНКЕ</w:delText>
        </w:r>
      </w:del>
      <w:ins w:id="9022" w:author="Claude" w:date="2026-06-03T00:00:00Z">
        <w:r>
          <w:rPr>
            <w:b/>
            <w:bCs/>
            <w:color w:val="000000"/>
          </w:rPr>
          <w:t>2.3. Анализ текущего продвижения продукта и его позиции на рынке</w:t>
        </w:r>
      </w:ins>
    </w:p>
    <w:p w:rsidR="00CC791A" w:rsidRDefault="00C37771">
      <w:pPr>
        <w:ind w:firstLine="708"/>
      </w:pPr>
      <w:r>
        <w:rPr>
          <w:color w:val="000000"/>
        </w:rPr>
        <w:t>Опираясь на конкурентную позицию Face2, зафиксированную в параграфе 2.2, настоящий параграф проверяет, насколько текущая практика продвижения соответствует уже занятой банком нише, какие каналы и сегменты задействованы и где находятся пробелы. Текущее продвижение рассматривается через четыре аналитические рамки, введённые в параграфах 1.2 и 1.3: модель STP, расширенный комплекс маркетинга 7P (с особым весом People, Process и Physical evidence для биометрии), маркетинговая воронка с обязательным этапом «Доверие» и карта каналов из таблицы 1.2.5 в её биометрической конфигурации. Эмпирическая база — корпоративные материалы по продукту [27], годовой отчёт банка за 2024 год [26], проектная карточка TAdviser о подключении АББ к ЕБС в 2018 году [39], перечень банков по № 115-ФЗ [35] и рыночный фон по данным Банка России и деловой прессы [38; 32].</w:t>
      </w:r>
    </w:p>
    <w:p w:rsidR="00CC791A" w:rsidRDefault="00C37771">
      <w:pPr>
        <w:ind w:firstLine="708"/>
      </w:pPr>
      <w:r>
        <w:rPr>
          <w:color w:val="000000"/>
        </w:rPr>
        <w:t>Продуктовая линейка Face2, описанная в параграфе 2.1, формирует адресный набор сегментов: каждое из четырёх продуктов закрывает собственный тип заказчика и сценарий использования. На уровне коммуникации между заявленным продуктовым сегментом и реальной публичной активностью банка возможен зазор — продукт может быть выведен на рынок продуктово, но не выведен коммуникативно. Сопоставление шести сегментов рынка из таблицы 2.2.2 с тем, как они отыграны в публичных коммуникациях Face2, дано в таблице 2.3.1.</w:t>
      </w:r>
    </w:p>
    <w:p w:rsidR="00CC791A" w:rsidRDefault="00C37771">
      <w:pPr>
        <w:ind w:firstLine="708"/>
      </w:pPr>
      <w:r>
        <w:rPr>
          <w:color w:val="000000"/>
        </w:rPr>
        <w:lastRenderedPageBreak/>
        <w:t>Таблица 2.3.1</w:t>
      </w:r>
    </w:p>
    <w:p w:rsidR="00CC791A" w:rsidRDefault="00C37771">
      <w:pPr>
        <w:ind w:firstLine="708"/>
      </w:pPr>
      <w:r>
        <w:rPr>
          <w:color w:val="000000"/>
        </w:rPr>
        <w:t>Сегментная карта продвижения Face2: продуктовая декларация и реальная коммуникативная активность</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34"/>
        <w:gridCol w:w="1582"/>
        <w:gridCol w:w="3632"/>
        <w:gridCol w:w="1990"/>
      </w:tblGrid>
      <w:tr w:rsidR="00CC791A">
        <w:trPr>
          <w:cantSplit/>
          <w:tblHeader/>
          <w:jc w:val="center"/>
        </w:trPr>
        <w:tc>
          <w:tcPr>
            <w:tcW w:w="2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Сегмент рынка (по 2.2.2)</w:t>
            </w:r>
          </w:p>
        </w:tc>
        <w:tc>
          <w:tcPr>
            <w:tcW w:w="15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Продукт</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Реальная активность Face2</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Финсектор: B2C-биоэквайринг</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Оплата биометрией в АБО</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Внутренний продукт</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Финсектор: B2B (КБС банкам/МФО)</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КБС под ключ</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линейке; публичных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Декларация</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Транспорт</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Биоэквайринг через СБП в Казанском метро (Минцифры, Минтранс, ЦБТ, НСПК)</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Действующий пилот</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Госидентификация / B2G</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КБС под ключ</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Карта жителя РТ — 450 131 карта на 01.01.2025; биометрия в приложении</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Действующий пилот</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СКУД: внутренний контур</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 + Terminal</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5 000+ сотрудников АББ; 200 биотерминалов; внешние внедрения 200/500/5 000/15 000 векторов</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Производственный кейс</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СКУД: внешние коммерческие</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Заявлено; конкретных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Декларация</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Ритейл / возрастная верификация</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Face2Check-in</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 в 2025;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Декларация</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Гостиничный сектор</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Face2Check-in</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Заявлено заселение без паспорта;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Декларация</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Социально-культурный</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Электронный читательский билет в Нацбиблиотеке РТ</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Действующий пилот</w:t>
            </w:r>
          </w:p>
        </w:tc>
      </w:tr>
      <w:tr w:rsidR="00CC791A">
        <w:trPr>
          <w:cantSplit/>
          <w:jc w:val="center"/>
        </w:trPr>
        <w:tc>
          <w:tcPr>
            <w:tcW w:w="2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Биоэквайринг через СБП на POS</w:t>
            </w:r>
          </w:p>
        </w:tc>
        <w:tc>
          <w:tcPr>
            <w:tcW w:w="158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w:t>
            </w:r>
          </w:p>
        </w:tc>
        <w:tc>
          <w:tcPr>
            <w:tcW w:w="366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Запущен пилот</w:t>
            </w:r>
          </w:p>
        </w:tc>
        <w:tc>
          <w:tcPr>
            <w:tcW w:w="195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28–33]</w:t>
      </w:r>
    </w:p>
    <w:p w:rsidR="00CC791A" w:rsidRDefault="00C37771">
      <w:pPr>
        <w:ind w:firstLine="708"/>
      </w:pPr>
      <w:r>
        <w:rPr>
          <w:color w:val="000000"/>
        </w:rPr>
        <w:t>Сопоставление в таблице 2.3.1 показывает, что из шести сегментов рынка коммуникативно активно охвачены четыре — финансовый, транспортный, государственный (через социальную инфраструктуру РТ) и СКУД (через внутренний контур банка). Сегменты «гостиничный» и «возрастная верификация в ритейле» заявлены в продуктовой линейке, но публичные референсные кейсы по ним отсутствуют. Это первый зафиксированный пробел продвижения — сегментный.</w:t>
      </w:r>
    </w:p>
    <w:p w:rsidR="00CC791A" w:rsidRDefault="00C37771">
      <w:pPr>
        <w:ind w:firstLine="708"/>
      </w:pPr>
      <w:r>
        <w:rPr>
          <w:color w:val="000000"/>
        </w:rPr>
        <w:t xml:space="preserve">Таргетинг продвижения сосредоточен по двум осям. Географическая ось — Республика Татарстан плюс точечные федеральные пилоты в связке с Минцифры РФ, Минтрансом РФ, Центром биометрических технологий и </w:t>
        <w:lastRenderedPageBreak/>
        <w:t>Национальной системой платёжных карт [26, с. 30–31]. По оси типа заказчика основные ресурсы направлены на B2B и B2G, а массовый B2C-сегмент охвачен только через банковскую экосистему в пределах Татарстана — мобильное приложение АБО, приложение «Карта жителя РТ» и портал государственных услуг РТ через СБП (количественные показатели приведены в параграфе 2.1) [26, с. 17, 28–29, 33]. Эта концентрация одновременно использует региональное преимущество и ограничивает рыночный охват за пределами региона.</w:t>
      </w:r>
    </w:p>
    <w:p w:rsidR="00CC791A" w:rsidRDefault="00C37771">
      <w:pPr>
        <w:ind w:firstLine="708"/>
      </w:pPr>
      <w:r>
        <w:rPr>
          <w:color w:val="000000"/>
        </w:rPr>
        <w:t>Позиционирование Face2 в открытых коммуникациях опирается на четыре содержательных оси: регуляторный статус (оператор КБС с аккредитацией Минцифры решением № 4-А от 15.11.2023, сертификация ФСБ и ФСТЭК, реестр отечественного ПО), архитектурная безопасность (хранение биометрических векторов в ГИС ЕБС, опора на государственную инфраструктуру), технологичность (заявленная точность 99,5%, время сканирования около двух секунд) и противопоставление локальным биометриям, нарушающим 572-ФЗ [27]. Дополнительная опорная ось — ассоциация с банковской инфраструктурой АББ: рейтинги «A» по национальной шкале, ESG-A, статус оператора по № 115-ФЗ под номером 101 в перечне Банка России [26, с. 4; 35]. Содержательно это позиционирование точно соответствует конкурентной нише, выявленной в параграфе 2.2.</w:t>
      </w:r>
    </w:p>
    <w:p w:rsidR="00CC791A" w:rsidRDefault="00C37771">
      <w:pPr>
        <w:ind w:firstLine="708"/>
      </w:pPr>
      <w:r>
        <w:rPr>
          <w:color w:val="000000"/>
        </w:rPr>
        <w:t xml:space="preserve">Однако исходная маркетинговая гипотеза, на которой строилось продвижение, — гипотеза органического спроса 2018 года, рассчитывавшая на «рост интереса по мере планомерного перевода государственных услуг в систему ЕСИА» [39], — рынком 2025 года уже не подтверждается. Девятикратный рост числа биометрических платежей за 9 месяцев 2025 года к аналогичному периоду 2024 года, оборот 112,5 млрд рублей и более 10 млн пользователей ЕБС [32] показывают, что рынок перешёл в фазу зрелого спроса с активной конкурентной борьбой за долю, и пассивная стратегия органического притяжения проигрывает активной стратегии Сбера с парком в 700 тыс. терминалов и оборотом 116 млрд рублей за 2025 год [38]. Несоответствие между фазой рынка и исходной </w:t>
        <w:lastRenderedPageBreak/>
        <w:t>маркетинговой гипотезой банка — фундаментальная характеристика текущего продвижения Face2.</w:t>
      </w:r>
    </w:p>
    <w:p w:rsidR="00CC791A" w:rsidRDefault="00C37771">
      <w:pPr>
        <w:ind w:firstLine="708"/>
      </w:pPr>
      <w:r>
        <w:rPr>
          <w:color w:val="000000"/>
        </w:rPr>
        <w:t>Сетка каналов из таблицы 1.2.5 в параграфе 1.3 переконфигурирована для биометрии: вес массовой рекламы снижен, удельный вес образовательно-демонстрационных и экспертных форматов повышен, push в B2B/B2G сочетается с pull в B2C при первичности push. Инвентаризация каналов Face2 по этой сетке дана в таблице 2.3.2.</w:t>
      </w:r>
    </w:p>
    <w:p w:rsidR="00CC791A" w:rsidRDefault="00C37771">
      <w:pPr>
        <w:ind w:firstLine="708"/>
      </w:pPr>
      <w:r>
        <w:rPr>
          <w:color w:val="000000"/>
        </w:rPr>
        <w:t>Таблица 2.3.2</w:t>
      </w:r>
    </w:p>
    <w:p w:rsidR="00CC791A" w:rsidRDefault="00C37771">
      <w:pPr>
        <w:ind w:firstLine="708"/>
      </w:pPr>
      <w:r>
        <w:rPr>
          <w:color w:val="000000"/>
        </w:rPr>
        <w:t>Инвентаризация каналов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30"/>
        <w:gridCol w:w="2860"/>
        <w:gridCol w:w="2830"/>
        <w:gridCol w:w="1916"/>
      </w:tblGrid>
      <w:tr w:rsidR="00CC791A">
        <w:trPr>
          <w:cantSplit/>
          <w:tblHeader/>
          <w:jc w:val="center"/>
        </w:trPr>
        <w:tc>
          <w:tcPr>
            <w:tcW w:w="168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Канал из 1.2.5</w:t>
            </w:r>
          </w:p>
        </w:tc>
        <w:tc>
          <w:tcPr>
            <w:tcW w:w="29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Реализация</w:t>
            </w:r>
          </w:p>
        </w:tc>
        <w:tc>
          <w:tcPr>
            <w:tcW w:w="29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Метрика / факт</w:t>
            </w:r>
          </w:p>
        </w:tc>
        <w:tc>
          <w:tcPr>
            <w:tcW w:w="19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Оценка</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Внутренний контур банка как «послы»</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Сотрудники-пользователи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5 000+ сотрудников; 200 биотерминалов</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сильный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Партнёры федерального уровня</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Минцифры + Минтранс + ЦБТ + НСПК; «Соцкарта» по Карте жителя РТ; Ростелеком (ЕБС с 2018)</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Биоэквайринг в Казанском метро; 450 131 действующая Карта жителя РТ</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сильный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Демонстрационные</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в метро, Нацбиблиотеке РТ; СБП на POS, оплата в АБО, заселение</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200 терминалов в офисах как демосеть</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сильный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Цифровые каналы банка</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Оплата в АБО; сдача биометрии в «Карте жителя РТ»; портал госуслуг РТ через СБП</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930 тыс. в АБО; 12 млн транзакций за 2024; 1,2 млн через СБП на госуслугах РТ</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 — Face2 как функционал, не бренд</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Сайт face2.ru и сайт банка</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Сайт-визитка; контакт продаж — Салахов А. А.</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форм заявки, ROI-калькулятора, витрины кейсов</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Прямые продажи (B2B/B2G)</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Один публичный контактный менеджер</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Один публичный контакт</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 — не утилизирует входящий интерес</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 в деловых СМИ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Точечные релизы, преимущественно в РТ</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Один материал федерального уровня — TAdviser (10.07.2018) [39]</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Отраслевые мероприятия</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заявлено</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Публичной программы выступлений по Face2 не зафиксировано</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Соцсети под брендом Face2</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Отдельных сообществ нет; идёт «внутри» аккаунтов АББ</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Соцсети АББ — для обращений розницы</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слабый</w:t>
            </w:r>
          </w:p>
        </w:tc>
      </w:tr>
      <w:tr w:rsidR="00CC791A">
        <w:trPr>
          <w:cantSplit/>
          <w:jc w:val="center"/>
        </w:trPr>
        <w:tc>
          <w:tcPr>
            <w:tcW w:w="168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Контент-маркетинг и эксперты</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Точечно в корпматериалах; систематической рубрики нет</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Сравнение: VisionLabs ведёт Habr [40], OVISION публикует кейсы [41]</w:t>
            </w:r>
          </w:p>
        </w:tc>
        <w:tc>
          <w:tcPr>
            <w:tcW w:w="19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слабый</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28–33; 40; 32; 41; 39]</w:t>
      </w:r>
    </w:p>
    <w:p w:rsidR="00CC791A" w:rsidRDefault="00C37771">
      <w:pPr>
        <w:ind w:firstLine="708"/>
      </w:pPr>
      <w:r>
        <w:rPr>
          <w:color w:val="000000"/>
        </w:rPr>
        <w:lastRenderedPageBreak/>
        <w:t>Раскладка показывает, что у Face2 три канала развиты сильно, четыре — на среднем уровне, два — слабо или отсутствуют. Сильный push-контур образуют внутренний контур банка (5 000+ сотрудников × 200 биотерминалов как естественный «полигон» отладки клиентского опыта и сообщество ранних последователей), партнёрские каналы федерального уровня (одновременная связка с Минцифры, Минтрансом, ЦБТ и НСПК в одном проекте не имеет публично подтверждённых аналогов на рынке [40; 41]) и демонстрационные каналы внутри Татарстана.</w:t>
      </w:r>
    </w:p>
    <w:p w:rsidR="00CC791A" w:rsidRDefault="00C37771">
      <w:pPr>
        <w:ind w:firstLine="708"/>
      </w:pPr>
      <w:r>
        <w:rPr>
          <w:color w:val="000000"/>
        </w:rPr>
        <w:t>Средняя группа каналов работает, но с интенсивностью значительно ниже, чем у конкурентов: канал прямых продаж замкнут на одного контактного менеджера [27] и не утилизирует входящий интерес, сайт face2.ru представляет продукт, но автоматическая лидогенерация (форма заявки, ROI-калькулятор, чат-бот) и публичная витрина коммерческих кейсов в открытых данных не зафиксированы. Третья группа — отсутствие отдельного бренда Face2 в социальных сетях и фрагментарность экспертного контента: работа с соцсетями описана в годовом отчёте 2024 года как канал работы с обращениями розничных клиентов в целом по банку [26, с. 33], систематических активностей под брендом Face2 публично не зафиксировано, тогда как у VisionLabs ведётся корпоративный блог на Habr [40], OVISION публикует кейсы внедрений [41], а Сбер транслирует свою биометрию в массовых СМИ как «оплата улыбкой» [38].</w:t>
      </w:r>
    </w:p>
    <w:p w:rsidR="00CC791A" w:rsidRDefault="00C37771">
      <w:pPr>
        <w:ind w:firstLine="708"/>
      </w:pPr>
      <w:r>
        <w:rPr>
          <w:color w:val="000000"/>
        </w:rPr>
        <w:t>Главный вывод инвентаризации каналов: коммуникационная архитектура Face2 асимметрична — push-каналы (B2B/B2G, партнёрства, пилоты) работают сильно, pull-каналы (массовые СМИ за пределами Татарстана, отдельный бренд в социальных сетях, экспертный контент) фрагментарны. Эта асимметрия зеркально соответствует выводу параграфа 2.2 о локальном масштабе коммерческого присутствия: маркетинговая активность банка отражает географическую структуру его операций, а не потенциал рынка.</w:t>
      </w:r>
    </w:p>
    <w:p w:rsidR="00CC791A" w:rsidRDefault="00C37771">
      <w:pPr>
        <w:ind w:firstLine="708"/>
      </w:pPr>
      <w:r>
        <w:rPr>
          <w:color w:val="000000"/>
        </w:rPr>
        <w:t xml:space="preserve">Конфигурация 7P для биометрии (параграф 1.3) ставит в центр элементы People, Process и Physical evidence: именно через них продвижение преодолевает психологический и регуляторно-репутационный барьеры аудитории, тогда как </w:t>
        <w:lastRenderedPageBreak/>
        <w:t>Promotion и Price в классической трактовке играют второстепенную роль. Сопоставление этой конфигурации с реальной практикой Face2 дано в таблице 2.3.3.</w:t>
      </w:r>
    </w:p>
    <w:p w:rsidR="00CC791A" w:rsidRDefault="00C37771">
      <w:pPr>
        <w:ind w:firstLine="708"/>
      </w:pPr>
      <w:r>
        <w:rPr>
          <w:color w:val="000000"/>
        </w:rPr>
        <w:t>Таблица 2.3.3</w:t>
      </w:r>
    </w:p>
    <w:p w:rsidR="00CC791A" w:rsidRDefault="00C37771">
      <w:pPr>
        <w:ind w:firstLine="708"/>
      </w:pPr>
      <w:r>
        <w:rPr>
          <w:color w:val="000000"/>
        </w:rPr>
        <w:t>Реализация комплекса маркетинга 7P в продвижении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34"/>
        <w:gridCol w:w="2611"/>
        <w:gridCol w:w="2996"/>
        <w:gridCol w:w="2995"/>
      </w:tblGrid>
      <w:tr w:rsidR="00CC791A">
        <w:trPr>
          <w:cantSplit/>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Элемент 7P</w:t>
            </w:r>
          </w:p>
        </w:tc>
        <w:tc>
          <w:tcPr>
            <w:tcW w:w="26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Что должно быть для биометрии (по 1.3)</w:t>
            </w:r>
          </w:p>
        </w:tc>
        <w:tc>
          <w:tcPr>
            <w:tcW w:w="30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 Face2</w:t>
            </w:r>
          </w:p>
        </w:tc>
        <w:tc>
          <w:tcPr>
            <w:tcW w:w="30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Оценка / пробел</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Product</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Вертикаль под банковский сценарий</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 Face2Pass + Terminal, Face2Check-in, КБС под ключ; видеоаналитика (драки, упавшие, оружие, автономера, подсчёт людей)</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сильно; нет публичного решения по дипфейкам — у конкурентов антифрод в коммуникации [38; 40; 41]</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Price</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Прозрачные условия для B2B</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Цена не раскрыта; ROI-калькулятора нет</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слабо</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Place</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География + интеграция в инфраструктуру</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Татарстан + федеральные пилоты</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средне — нет витрины кейсов вне РТ</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Promotion</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Образовательный контент, экспертные публикации, демо</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релизы, демозоны в офисах</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средне — нет регулярного контент-конвейера</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People</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Публичные эксперты</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Один контакт продаж (Салахов А. А.) [27]; в TAdviser 2018 — Д. Галиев [39]</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слабо — нет линейки спикеров (CISO, юрист 572-ФЗ, продакт)</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Process</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Простой пользовательский путь</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 шага: «Госуслуги Биометрия» → упрощ. биометрия → согласие на КБС АББ → проход/оплата</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сильно содержательно, но узко — не упакован для массовой аудитории</w:t>
            </w:r>
          </w:p>
        </w:tc>
      </w:tr>
      <w:tr w:rsidR="00CC791A">
        <w:trPr>
          <w:cantSplit/>
          <w:jc w:val="center"/>
        </w:trPr>
        <w:tc>
          <w:tcPr>
            <w:tcW w:w="9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Physical evidence</w:t>
            </w:r>
          </w:p>
        </w:tc>
        <w:tc>
          <w:tcPr>
            <w:tcW w:w="26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Сертификаты, кейсы, верификация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КБС, аккредитация Минцифры (№ 4-А от 15.11.2023), ФСБ, ФСТЭК, реестр ПО, № 115-ФЗ (№ 101), ЕБС с 10.07.2018, рейтинги «A», ESG-A</w:t>
            </w:r>
          </w:p>
        </w:tc>
        <w:tc>
          <w:tcPr>
            <w:tcW w:w="30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сильно по формальным признакам; нет независимой верификации точности (NIST FRTE, iBeta, CVPR), которой пользуется VisionLabs [40]</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4, 28–33; 38; 35; 40; 41; 39]</w:t>
      </w:r>
    </w:p>
    <w:p w:rsidR="00CC791A" w:rsidRDefault="00C37771">
      <w:pPr>
        <w:ind w:firstLine="708"/>
      </w:pPr>
      <w:r>
        <w:rPr>
          <w:color w:val="000000"/>
        </w:rPr>
        <w:t xml:space="preserve">Сопоставление в таблице 2.3.3 показывает, что Physical evidence — самый сильный элемент комплекса маркетинга Face2 по всем формальным признакам: полный набор регуляторных статусов (КБС, ФСБ, ФСТЭК, реестр отечественного ПО, оператор биометрии под № 101 в перечне Банка России [35], шестилетний стаж в ЕБС с 10 июля 2018 года [39]) выводит Face2 в группу из менее чем двухсот банков страны, имеющих все необходимые формальные </w:t>
        <w:lastRenderedPageBreak/>
        <w:t>статусы для работы с биометрией физических лиц. Однако этот регуляторный капитал транслируется языком, понятным специалистам по информационной безопасности и юристам, а не массовой аудитории, и поэтому не конвертируется в массовое сообщение «доверие» — это контентный пробел, второй после сегментного.</w:t>
      </w:r>
    </w:p>
    <w:p w:rsidR="00CC791A" w:rsidRDefault="00C37771">
      <w:pPr>
        <w:ind w:firstLine="708"/>
      </w:pPr>
      <w:r>
        <w:rPr>
          <w:color w:val="000000"/>
        </w:rPr>
        <w:t>Остальные элементы 7P формируют ещё три пробела. People: один публичный контакт продаж [27] вместо линейки экспертных спикеров (CISO, юрист по 572-ФЗ, продакт-менеджер, разработка), которая у VisionLabs работает через корпоративный блог на Habr и публичные выступления топ-менеджмента [40]. Process: четырёхшаговый пользовательский путь подключения проработан содержательно, но описан в корпоративных материалах [27] и не упакован в массовое объяснение для внешнего читателя; B2B-заказчик получает требования к инфраструктуре, но не наглядный бизнес-кейс с расчётом окупаемости. Доказательный пробел в Product: в открытой линейке Face2 нет отдельного решения по детекции дипфейков, тогда как у VisionLabs существует продукт Deepfake Detection, у OVISION антиспуфинг и детекция дипфейков встроены в СКУД-комплекты, у Сбера действует многоконтурная защита liveness + AI-фрод + ПИН [38; 40; 41]; к этому добавляется публично не зафиксированная независимая международная верификация точности (NIST FRTE, iBeta, CVPR), отдельно отмеченная в параграфе 2.2. Promotion реализуется через точечные релизы без регулярного контент-конвейера, Price публично не раскрывается совсем.</w:t>
      </w:r>
    </w:p>
    <w:p w:rsidR="00CC791A" w:rsidRDefault="00C37771">
      <w:pPr>
        <w:ind w:firstLine="708"/>
      </w:pPr>
      <w:r>
        <w:rPr>
          <w:color w:val="000000"/>
        </w:rPr>
        <w:t xml:space="preserve">Эталонная воронка биометрии в банковском секторе, выведенная в параграфе 1.3, имеет специфическую форму: между этапами «Интерес» и «Пробное использование» встроен длинный этап «Доверие», и именно на нём концентрируется основная часть коммуникационных усилий до этапа массового принятия. Сопоставление эталонной воронки с фактической раскладкой активностей Face2 показывает асимметрию противоположного характера, чем у эталонной модели. У эталонной воронки этап «Доверие» расширен по сравнению с традиционным товаром, но расширен равномерно — чтобы перевести в </w:t>
        <w:lastRenderedPageBreak/>
        <w:t>пробное использование как можно большую долю аудитории, проявившей интерес. У Face2 этап «Доверие» содержательно сильный, но узкий: его пропускная способность ограничена тем, что доказательная база подаётся языком, понятным специалистам, и не достигает массового пользователя. Этап «Пробное использование» сильный для B2B и для жителей Татарстана (внутренняя инсталляция, демозоны, региональные пилоты), но фактически нулевой для всех остальных регионов — получить пользовательский опыт Face2 за пределами РТ практически негде. Этапы «Осведомлённость» и «Лояльность» работают слабо: первый — из-за фрагментарности pull-каналов, второй — из-за отсутствия системной программы работы с референс-клиентами, NPS и кейс-стади. Графически распределение активностей Face2 по этапам воронки в сопоставлении с эталонной формой представлено на рисунке 2.3.1.</w:t>
      </w:r>
    </w:p>
    <w:p w:rsidR="00CC791A" w:rsidRDefault="00C37771">
      <w:pPr>
        <w:ind w:firstLine="708"/>
      </w:pPr>
      <w:r>
        <w:rPr>
          <w:color w:val="000000"/>
        </w:rPr>
        <w:t>Рис. 2.3.1. Воронка продвижения Face2 в сопоставлении с эталонной воронкой биометрического продукта в банковском секторе</w:t>
      </w:r>
    </w:p>
    <w:p w:rsidR="00CC791A" w:rsidRDefault="00C37771">
      <w:pPr>
        <w:ind w:firstLine="708"/>
      </w:pPr>
      <w:r>
        <w:rPr>
          <w:color w:val="000000"/>
        </w:rPr>
        <w:t>Содержательно фигура на рисунке 2.3.1 показывает, что у Face2 архитектурно перегружен центральный этап «Доверие» по содержательной составляющей и недогружены полюса (Осведомлённость, Лояльность) и массовый охват самого ядра. Это совпадает со структурой коммерческого присутствия из параграфа 2.2: банк глубоко работает в немногих сегментах и в одном регионе вместо широкого покрытия рынка.</w:t>
      </w:r>
    </w:p>
    <w:p w:rsidR="00CC791A" w:rsidRDefault="00C37771">
      <w:pPr>
        <w:ind w:firstLine="708"/>
      </w:pPr>
      <w:r>
        <w:rPr>
          <w:color w:val="000000"/>
        </w:rPr>
        <w:t>Сводная характеристика продвижения Face2 в формате SWOT дана в таблице 2.3.5. SWOT строится строго в маркетинговой плоскости — общая характеристика продукта и банка собрана в параграфе 2.1, рыночный контекст и конкурентные позиции — в параграфе 2.2, и здесь они не повторяются. Зона интереса — только то, что относится к коммуникационному контуру и его инструментам.</w:t>
      </w:r>
    </w:p>
    <w:p w:rsidR="00CC791A" w:rsidRDefault="00C37771">
      <w:pPr>
        <w:ind w:firstLine="708"/>
      </w:pPr>
      <w:r>
        <w:rPr>
          <w:color w:val="000000"/>
        </w:rPr>
        <w:t>Таблица 2.3.5</w:t>
      </w:r>
    </w:p>
    <w:p w:rsidR="00CC791A" w:rsidRDefault="00C37771">
      <w:pPr>
        <w:ind w:firstLine="708"/>
      </w:pPr>
      <w:r>
        <w:rPr>
          <w:color w:val="000000"/>
        </w:rPr>
        <w:t>SWOT-анализ продвижения Face2</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4819"/>
      </w:tblGrid>
      <w:tr w:rsidR="00CC791A">
        <w:trPr>
          <w:cantSplit/>
          <w:tblHeader/>
          <w:jc w:val="center"/>
        </w:trPr>
        <w:tc>
          <w:tcPr>
            <w:tcW w:w="48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lastRenderedPageBreak/>
              <w:t>S — сильные стороны</w:t>
            </w:r>
          </w:p>
        </w:tc>
        <w:tc>
          <w:tcPr>
            <w:tcW w:w="48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W — слабые стороны</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Полный пул Physical evidence: КБС, ФСБ, ФСТЭК, реестр ПО, № 115-ФЗ (№ 101) [27; 35]</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Локальный охват СМИ — концентрация в Татарстане</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Партнёрства федер. уровня в одном проекте: Минцифры, Минтранс, ЦБТ, НСПК [26, с. 30–31]</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отдельного бренда Face2 в соцсетях [26, с. 33]</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Внутренняя демозона: 5 000+ сотрудников × 200 биотерминалов [27]</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регулярного контент-конвейера и редпрограммы</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Карта жителя РТ — 450 тыс. карт, биометрия в приложении [26, с. 28–29]</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Независимая верификация (NIST FRTE, iBeta, CVPR) публично не зафиксирована</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Стаж в ЕБС с 10.07.2018 — готовый сторителлинг [39]</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Публичных тарифов, ROI-калькулятора, конверсии нет</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Рейтинги</w:t>
            </w:r>
            <w:r>
              <w:rPr>
                <w:color w:val="000000"/>
                <w:sz w:val="24"/>
                <w:szCs w:val="24"/>
                <w:lang w:val="en-US"/>
              </w:rPr>
              <w:t xml:space="preserve"> «A» </w:t>
            </w:r>
            <w:r>
              <w:rPr>
                <w:color w:val="000000"/>
                <w:sz w:val="24"/>
                <w:szCs w:val="24"/>
              </w:rPr>
              <w:t>и</w:t>
            </w:r>
            <w:r>
              <w:rPr>
                <w:color w:val="000000"/>
                <w:sz w:val="24"/>
                <w:szCs w:val="24"/>
                <w:lang w:val="en-US"/>
              </w:rPr>
              <w:t xml:space="preserve"> ESG-A </w:t>
            </w:r>
            <w:r>
              <w:rPr>
                <w:color w:val="000000"/>
                <w:sz w:val="24"/>
                <w:szCs w:val="24"/>
              </w:rPr>
              <w:t>банка</w:t>
            </w:r>
            <w:r>
              <w:rPr>
                <w:color w:val="000000"/>
                <w:sz w:val="24"/>
                <w:szCs w:val="24"/>
                <w:lang w:val="en-US"/>
              </w:rPr>
              <w:t xml:space="preserve"> </w:t>
            </w:r>
            <w:r>
              <w:rPr>
                <w:color w:val="000000"/>
                <w:sz w:val="24"/>
                <w:szCs w:val="24"/>
              </w:rPr>
              <w:t>как</w:t>
            </w:r>
            <w:r>
              <w:rPr>
                <w:color w:val="000000"/>
                <w:sz w:val="24"/>
                <w:szCs w:val="24"/>
                <w:lang w:val="en-US"/>
              </w:rPr>
              <w:t xml:space="preserve"> Physical evidence [26, </w:t>
            </w:r>
            <w:r>
              <w:rPr>
                <w:color w:val="000000"/>
                <w:sz w:val="24"/>
                <w:szCs w:val="24"/>
              </w:rPr>
              <w:t>с</w:t>
            </w:r>
            <w:r>
              <w:rPr>
                <w:color w:val="000000"/>
                <w:sz w:val="24"/>
                <w:szCs w:val="24"/>
                <w:lang w:val="en-US"/>
              </w:rPr>
              <w:t>. 4]</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Минимальная публичная экспертная команда — один контакт продаж [27]</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Устаревшая гипотеза 2018 г. об органическом спросе [39]</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 — возможности</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T — угрозы</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+9× платежей (9 мес. 2025 / 9 мес. 2024) [32]</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Сбер в B2C-биоэквайринге: 700 тыс. терминалов, 30 млн пользователей, 116 млрд руб. за 2025 [38]</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420/421-ФЗ — растёт ценность аккредитованных операторов [27]</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VisionLabs: NIST FRTE и работа в 38 странах [40]</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10+ млн в ЕБС к 2026 — база без повторной сдачи [32]</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OVISION: полный цикл СКУД с аппаратом и федер. референсами (РЖД, Мосэнергосбыт, Тульская обл.) [41]</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Массовая коммерциализация: чек ≈ 770 руб., рост по транзакциям [32]</w:t>
            </w:r>
          </w:p>
        </w:tc>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Утечки у любого аккредитованного оператора → удар по доверию ко всему классу</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4, 28–33; 38; 35; 40; 32; 41; 39]</w:t>
      </w:r>
    </w:p>
    <w:p w:rsidR="00CC791A" w:rsidRDefault="00C37771">
      <w:pPr>
        <w:ind w:firstLine="708"/>
      </w:pPr>
      <w:del w:id="9201" w:author="Claude" w:date="2026-06-03T00:00:00Z">
        <w:r>
          <w:rPr>
            <w:color w:val="000000"/>
          </w:rPr>
          <w:delText>Структурный вывод SWOT: сильные стороны продвижения Face2 сосредоточены в push-контуре, слабые — в pull-контуре, при этом возможности рынка (рост биометрических платежей, ужесточение 420-ФЗ и 421-ФЗ, накопление 10+ млн пользователей ЕБС [27; 32]) работают в пользу банка, а угрозы распределены по трём осям — масштабу (Сбер [38]), технологической верификации (VisionLabs [40]) и полному циклу СКУД (OVISION [41]). Продвижение находится в диспозиции, при которой слабые стороны сосредоточены в той части маркетингового инструментария, где у банка уже есть необходимые ресурсы (банковская экосистема, рейтинги, региональные данные). Это вопрос конфигурации, а не дополнительных вложений — основа для управленческой повестки главы 3.</w:delText>
        </w:r>
      </w:del>
      <w:ins w:id="9202" w:author="Claude" w:date="2026-06-03T00:00:00Z">
        <w:r>
          <w:rPr>
            <w:color w:val="000000"/>
          </w:rPr>
          <w:t>Структурный вывод SWOT: сильные стороны продвижения Face2 сосредоточены в push-контуре, слабые — в pull-контуре, при этом возможности рынка (рост биометрических платежей, ужесточение 420-ФЗ и 421-ФЗ, накопление 10+ млн пользователей ЕБС [27; 32]) работают в пользу банка, а угрозы распределены по трём осям — масштабу (Сбер [38]), технологической верификации (VisionLabs [40]) и полному циклу СКУД (OVISION [41]). Продвижение находится в положении, при котором слабые стороны сосредоточены в той части маркетингового инструментария, где у банка уже есть необходимые ресурсы (банковская экосистема, рейтинги, региональные данные). Это вопрос конфигурации, а не дополнительных вложений, — основа для разработки стратегии в главе 3.</w:t>
        </w:r>
      </w:ins>
    </w:p>
    <w:p w:rsidR="00CC791A" w:rsidRDefault="00C37771">
      <w:pPr>
        <w:ind w:firstLine="708"/>
      </w:pPr>
      <w:r>
        <w:rPr>
          <w:color w:val="000000"/>
        </w:rPr>
        <w:lastRenderedPageBreak/>
      </w:r>
      <w:del w:id="9203" w:author="Claude" w:date="2026-06-03T00:00:00Z">
        <w:r>
          <w:rPr>
            <w:color w:val="000000"/>
          </w:rPr>
          <w:delText>Восемь пробелов продвижения, последовательно зафиксированных в предыдущих подразделах настоящего параграфа, агрегированы в таблицу 2.3.6. Эта таблица одновременно завершает анализ текущего состояния и формирует управленческую повестку для главы 3 — каждый пробел переходит в задачу разработки стратегии продвижения.</w:delText>
        </w:r>
      </w:del>
      <w:ins w:id="9204" w:author="Claude" w:date="2026-06-03T00:00:00Z">
        <w:r>
          <w:rPr>
            <w:color w:val="000000"/>
          </w:rPr>
          <w:t>Восемь пробелов продвижения, последовательно зафиксированных в предыдущих подразделах настоящего параграфа, агрегированы в таблицу 2.3.6. Эта таблица одновременно завершает анализ текущего состояния и определяет направления разработки стратегии в главе 3: каждый пробел переходит в задачу продвижения.</w:t>
        </w:r>
      </w:ins>
    </w:p>
    <w:p w:rsidR="00CC791A" w:rsidRDefault="00C37771">
      <w:pPr>
        <w:ind w:firstLine="708"/>
      </w:pPr>
      <w:r>
        <w:rPr>
          <w:color w:val="000000"/>
        </w:rPr>
        <w:t>Таблица 2.3.6</w:t>
      </w:r>
    </w:p>
    <w:p w:rsidR="00CC791A" w:rsidRDefault="00C37771">
      <w:pPr>
        <w:ind w:firstLine="708"/>
      </w:pPr>
      <w:del w:id="9205" w:author="Claude" w:date="2026-06-03T00:00:00Z">
        <w:r>
          <w:rPr>
            <w:color w:val="000000"/>
          </w:rPr>
          <w:delText>Сводный перечень пробелов продвижения Face2 как управленческая повестка для главы 3</w:delText>
        </w:r>
      </w:del>
      <w:ins w:id="9206" w:author="Claude" w:date="2026-06-03T00:00:00Z">
        <w:r>
          <w:rPr>
            <w:color w:val="000000"/>
          </w:rPr>
          <w:t>Сводный перечень пробелов продвижения Face2 как основа для разработки стратегии в главе 3</w:t>
        </w:r>
      </w:ins>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46"/>
        <w:gridCol w:w="2956"/>
        <w:gridCol w:w="2964"/>
        <w:gridCol w:w="1724"/>
        <w:gridCol w:w="1446"/>
      </w:tblGrid>
      <w:tr w:rsidR="00CC791A">
        <w:trPr>
          <w:cantSplit/>
          <w:tblHeade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w:t>
            </w:r>
          </w:p>
        </w:tc>
        <w:tc>
          <w:tcPr>
            <w:tcW w:w="2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Пробел</w:t>
            </w:r>
          </w:p>
        </w:tc>
        <w:tc>
          <w:tcPr>
            <w:tcW w:w="33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15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Группа</w:t>
            </w:r>
          </w:p>
        </w:tc>
        <w:tc>
          <w:tcPr>
            <w:tcW w:w="134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Где зафиксирован</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Канальный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Push-каналы сильны; pull-каналы (СМИ вне РТ, отдельный бренд в соцсетях) фрагментарны</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Каналы</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Регкапитал (КБС, аккредитации, № 115-ФЗ, ЕБС с 2018) не переведён в массовое сообщение «доверие»</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7P</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Сегментный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Гостеприимство и возрастная верификация заявлены продуктово, публичных кейсов нет</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Сегментация</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Доказательный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публичной независимой верификации (NIST FRTE, iBeta, CVPR)</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7P</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People</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линейки спикеров (CISO, юрист 572-ФЗ, продакт); один контакт продаж</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7P</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6</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Конверсионный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На face2.ru нет CTA (заявка, демо, ROI-калькулятор); автоворонки нет</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воронки</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Каналы; 7P</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Лояльностный/референсный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работы с референсами: отзывы, кейсы, NPS, повторные продажи</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воронки</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Воронка</w:t>
            </w:r>
          </w:p>
        </w:tc>
      </w:tr>
      <w:tr w:rsidR="00CC791A">
        <w:trPr>
          <w:cantSplit/>
          <w:jc w:val="center"/>
        </w:trPr>
        <w:tc>
          <w:tcPr>
            <w:tcW w:w="64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8</w:t>
            </w:r>
          </w:p>
        </w:tc>
        <w:tc>
          <w:tcPr>
            <w:tcW w:w="26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Географический</w:t>
            </w:r>
          </w:p>
        </w:tc>
        <w:tc>
          <w:tcPr>
            <w:tcW w:w="33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Концентрация в РТ; АБО (930 тыс.) и Карта жителя РТ вне РТ не задействованы</w:t>
            </w:r>
          </w:p>
        </w:tc>
        <w:tc>
          <w:tcPr>
            <w:tcW w:w="157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w:t>
            </w:r>
          </w:p>
        </w:tc>
        <w:tc>
          <w:tcPr>
            <w:tcW w:w="13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Сегментация</w:t>
            </w:r>
          </w:p>
        </w:tc>
      </w:tr>
    </w:tbl>
    <w:p w:rsidR="00CC791A" w:rsidRDefault="00CC791A">
      <w:pPr>
        <w:spacing w:line="240" w:lineRule="auto"/>
      </w:pPr>
    </w:p>
    <w:p w:rsidR="00CC791A" w:rsidRDefault="00C37771">
      <w:pPr>
        <w:ind w:firstLine="708"/>
      </w:pPr>
      <w:r>
        <w:rPr>
          <w:color w:val="000000"/>
        </w:rPr>
        <w:t>Источник: составлено автором по результатам предыдущих подразделов настоящего параграфа</w:t>
      </w:r>
    </w:p>
    <w:p w:rsidR="00CC791A" w:rsidRDefault="00C37771">
      <w:pPr>
        <w:ind w:firstLine="708"/>
      </w:pPr>
      <w:r>
        <w:rPr>
          <w:color w:val="000000"/>
        </w:rPr>
        <w:lastRenderedPageBreak/>
      </w:r>
      <w:del w:id="9207" w:author="Claude" w:date="2026-06-03T00:00:00Z">
        <w:r>
          <w:rPr>
            <w:color w:val="000000"/>
          </w:rPr>
          <w:delText>Восемь пробелов в таблице 2.3.6 не независимы — они группируются в три кластера: пробелы охвата (1, 3, 8 — канальный, сегментный, географический), пробелы аргументации (2, 4, 5 — контентный, доказательный, People) и пробелы инфраструктуры воронки (6, 7 — конверсионный, лояльностный). Управленческая повестка главы 3 распадается на эти три параллельных направления.</w:delText>
        </w:r>
      </w:del>
      <w:ins w:id="9208" w:author="Claude" w:date="2026-06-03T00:00:00Z">
        <w:r>
          <w:rPr>
            <w:color w:val="000000"/>
          </w:rPr>
          <w:t>Выявленные проблемы продвижения продукта группируются в три кластера: пробелы охвата (1, 3, 8 — канальный, сегментный, географический), пробелы аргументации (2, 4, 5 — контентный, доказательный, People) и пробелы инфраструктуры воронки (6, 7 — конверсионный, лояльностный). Разработка стратегии в главе 3 ведётся по этим трём параллельным направлениям.</w:t>
        </w:r>
      </w:ins>
    </w:p>
    <w:p w:rsidR="00CC791A" w:rsidRDefault="00C37771">
      <w:pPr>
        <w:ind w:firstLine="708"/>
      </w:pPr>
      <w:del w:id="9217" w:author="Claude" w:date="2026-06-03T00:00:00Z">
        <w:r>
          <w:rPr>
            <w:color w:val="000000"/>
          </w:rPr>
          <w:delText>Приоритеты повестки задаются связью с уже занятой конкурентной нишей: регуляторное преимущество, банковская экосистема и шестилетний стаж в ЕБС — ресурсы, которые в продвижении нужно не создавать, а активизировать. Стратегия Face2 не должна строиться ни как догоняющий марш к Сберу, ни как верификационное состязание с VisionLabs — обе траектории требуют ресурсов, которых у банка нет в нужных объёмах. Содержательная задача — конвертация уже накопленного институционального и инфраструктурного капитала в массовое сообщение и в массовый канал при сохранении сильной B2B-составляющей и без размывания регуляторного позиционирования. На этой рамке строится глава 3: 3.1 переводит повестку в цели и задачи стратегии и обновляет позиционирование, 3.2 разрабатывает комплекс маркетинговых мероприятий и дорожную карту, 3.3 проверяет стратегию через KPI, экономический эффект, оценку рисков и план внедрения.</w:delText>
        </w:r>
      </w:del>
      <w:ins w:id="9218" w:author="Claude" w:date="2026-06-03T00:00:00Z">
        <w:r>
          <w:rPr>
            <w:color w:val="000000"/>
          </w:rPr>
          <w:t>Приоритеты этих направлений задаются связью с уже занятой конкурентной нишей: регуляторное преимущество, банковская экосистема и шестилетний стаж в ЕБС — ресурсы, которые в продвижении следует не создавать, а активизировать. Стратегия Face2 не должна строиться ни как попытка догнать Сбер по объёму, ни как верификационное состязание с VisionLabs — обе траектории требуют ресурсов, которых у банка нет в нужных объёмах. Содержательная задача — конвертация уже накопленного институционального и инфраструктурного капитала в массовое сообщение и в массовый канал при сохранении сильной B2B-составляющей и без размывания регуляторного позиционирования. На этой рамке строится глава 3: 3.1 переводит результаты анализа в цели и задачи стратегии и обновляет позиционирование, 3.2 разрабатывает комплекс маркетинговых мероприятий и дорожную карту, 3.3 проверяет стратегию через KPI, экономический эффект, оценку рисков и план внедрения.</w:t>
        </w:r>
      </w:ins>
    </w:p>
    <w:p w:rsidR="00CC791A" w:rsidRDefault="00C37771">
      <w:pPr>
        <w:ind w:firstLine="708"/>
      </w:pPr>
      <w:r>
        <w:rPr>
          <w:color w:val="000000"/>
        </w:rPr>
        <w:t xml:space="preserve"/>
      </w:r>
      <w:ins w:id="9234" w:author="Claude" w:date="2026-06-03T00:00:00Z">
        <w:r>
          <w:rPr>
            <w:color w:val="000000"/>
          </w:rPr>
          <w:t xml:space="preserve">В главе 2 </w:t>
        </w:r>
      </w:ins>
      <w:del w:id="9232" w:author="Claude" w:date="2026-06-03T00:00:00Z">
        <w:r>
          <w:rPr>
            <w:color w:val="000000"/>
          </w:rPr>
          <w:delText>Глава 2 описала Ак Барс Банк как разработчика</w:delText>
        </w:r>
      </w:del>
      <w:ins w:id="9233" w:author="Claude" w:date="2026-06-03T00:00:00Z">
        <w:r>
          <w:rPr>
            <w:color w:val="000000"/>
          </w:rPr>
          <w:t>Ак Барс Банк был описан как разработчик</w:t>
        </w:r>
      </w:ins>
      <w:r>
        <w:rPr>
          <w:color w:val="000000"/>
        </w:rPr>
        <w:t xml:space="preserve"> Face2 — крупный региональный банк с активами 1,16 трлн рублей, рейтингами «A» по национальной шкале и собственной биометрической вертикалью с аккредитацией Минцифры по правилам КБС, сертификацией ФСБ и ФСТЭК, внутренней инсталляцией на 5 000+ сотрудников и пилотами с Минцифры, Минтрансом и НСПК [31, с. 1–3; 27; 26, с. 30–31]. Российский рынок биометрии прошёл точку массовой коммерциализации — 145,9 млн платежей и 112,5 млрд рублей оборота за девять месяцев 2025 года, свыше 10 млн пользователей ЕБС — и работает в жёсткой регуляторной рамке 572-ФЗ, ограничивающей круг операторов аккредитованными игроками [1; 32; 34]. Балльная экспертная оценка под целевой сегмент B2B и B2G со сценариями работы с физическими лицами </w:t>
        <w:lastRenderedPageBreak/>
        <w:t xml:space="preserve">через ЕБС вывела Face2 на разделённую вторую позицию (4,10) после Сбера (4,25), а собственный конкурентный сегмент банка — пересечение банковской экосистемы, права работы с биометрией физических лиц через ЕБС и продуктовой линейки под платежи, проход и подтверждение возраста — у ключевых конкурентов отсутствует [27; 38; 35; 40; 41]. Анализ текущего продвижения через STP, 7P, маркетинговую воронку с этапом «Доверие» и карту каналов выявил структурную асимметрию: push-каналы развиты сильно, pull-каналы фрагментарны, что собирается в восемь связанных пробелов — канальный, контентный, сегментный, доказательный, People, конверсионный, лояльностный и географический [27; 26, с. 28–33; 35; 39]. </w:t>
      </w:r>
      <w:del w:id="9230" w:author="Claude" w:date="2026-06-03T00:00:00Z">
        <w:r>
          <w:rPr>
            <w:color w:val="000000"/>
          </w:rPr>
          <w:delText>Эта расстановка задаёт управленческую повестку для главы 3 — спроектировать стратегию продвижения, опирающуюся на сильные стороны Face2 (регуляторный капитал, банковская экосистема, стаж в ЕБС с 2018 года) и закрывающую выявленные пробелы по трём направлениям: расширение охвата, усиление аргументации и достройка инфраструктуры воронки.</w:delText>
        </w:r>
      </w:del>
      <w:ins w:id="9231" w:author="Claude" w:date="2026-06-03T00:00:00Z">
        <w:r>
          <w:rPr>
            <w:color w:val="000000"/>
          </w:rPr>
          <w:t>Полученные результаты анализа сегментов создают информационную базу для главы 3 — разработки стратегии продвижения, опирающейся на сильные стороны Face2 (регуляторный капитал, банковская экосистема, стаж в ЕБС с 2018 года) и закрывающей выявленные пробелы по трём направлениям: расширение охвата, усиление аргументации и достройка инфраструктуры воронки.</w:t>
        </w:r>
      </w:ins>
    </w:p>
    <w:p w:rsidR="00CC791A" w:rsidRDefault="00C37771">
      <w:pPr>
        <w:keepNext/>
        <w:keepLines/>
        <w:spacing w:before="240" w:after="120"/>
        <w:jc w:val="center"/>
      </w:pPr>
      <w:del w:id="9001" w:author="Claude" w:date="2026-06-03T00:00:00Z">
        <w:r>
          <w:rPr>
            <w:b/>
            <w:bCs/>
            <w:color w:val="000000"/>
          </w:rPr>
          <w:delText>ГЛАВА 3. РАЗРАБОТКА СТРАТЕГИИ ПРОДВИЖЕНИЯ ИННОВАЦИОННОГО ПРОДУКТА FACE2</w:delText>
        </w:r>
      </w:del>
      <w:ins w:id="9002" w:author="Claude" w:date="2026-06-03T00:00:00Z">
        <w:r>
          <w:rPr>
            <w:b/>
            <w:bCs/>
            <w:color w:val="000000"/>
          </w:rPr>
          <w:t>3. РАЗРАБОТКА СТРАТЕГИИ ПРОДВИЖЕНИЯ ИННОВАЦИОННОГО ПРОДУКТА FACE2</w:t>
        </w:r>
      </w:ins>
    </w:p>
    <w:p w:rsidR="00CC791A" w:rsidRDefault="00C37771">
      <w:pPr>
        <w:keepNext/>
        <w:keepLines/>
        <w:spacing w:before="200" w:after="120"/>
        <w:jc w:val="center"/>
      </w:pPr>
      <w:r>
        <w:rPr>
          <w:b/>
          <w:bCs/>
          <w:color w:val="000000"/>
        </w:rPr>
        <w:t>3.1. Обоснование стратегии продвижения продукта Face2</w:t>
      </w:r>
    </w:p>
    <w:p w:rsidR="00CC791A" w:rsidRDefault="00C37771">
      <w:pPr>
        <w:ind w:firstLine="708"/>
      </w:pPr>
      <w:r>
        <w:rPr>
          <w:color w:val="000000"/>
        </w:rPr>
        <w:t xml:space="preserve">Настоящий параграф переводит </w:t>
      </w:r>
      <w:del w:id="9211" w:author="Claude" w:date="2026-06-03T00:00:00Z">
        <w:r>
          <w:rPr>
            <w:color w:val="000000"/>
          </w:rPr>
          <w:delText>управленческую повестку, сформированную</w:delText>
        </w:r>
      </w:del>
      <w:ins w:id="9212" w:author="Claude" w:date="2026-06-03T00:00:00Z">
        <w:r>
          <w:rPr>
            <w:color w:val="000000"/>
          </w:rPr>
          <w:t>результаты анализа, полученные</w:t>
        </w:r>
      </w:ins>
      <w:r>
        <w:rPr>
          <w:color w:val="000000"/>
        </w:rPr>
        <w:t xml:space="preserve"> в параграфе 2.3, в стратегическую рамку: цели, задачи, приоритетные сегменты, позиционирование и тип стратегии. Методическую основу разработки составляют инструменты, выведенные в главе 1: модель STP для сегментации и позиционирования [8, с. 314; 10, с. 175], расширенный комплекс маркетинга 7P для биометрии с особым весом элементов People, Process и Physical evidence [16, с. 48; 24, с. 106], маркетинговая воронка с обязательным этапом «Доверие» между интересом и пробным использованием [6, с. 64; 20, с. 11; 19, с. 6], рамка push/pull-стратегий и интегрированный подход [16, с. 48; 24, с. 106], а также теория диффузии инноваций Э. Роджерса [14, с. </w:t>
        <w:lastRenderedPageBreak/>
        <w:t>156], задающая логику последовательной работы с разными группами аудитории — от новаторов и ранних последователей к раннему и позднему большинству.</w:t>
      </w:r>
    </w:p>
    <w:p w:rsidR="00CC791A" w:rsidRDefault="00C37771">
      <w:pPr>
        <w:ind w:firstLine="708"/>
      </w:pPr>
      <w:r>
        <w:rPr>
          <w:color w:val="000000"/>
        </w:rPr>
        <w:t>Разработка стратегии продвижения опирается на результаты второй главы. В параграфе 2.1 показано, что Face2 прошёл путь от тестового внедрения в офисах банка в 2019 году до коммерческой биометрической системы с аккредитацией Минцифры России в 2023 году, биоэквайринга в Казанском метрополитене в 2024 году и сервисов подтверждения возраста и регистрации в гостинице без паспорта в 2025 году [27; 26, с. 28–33; 28; 29]. Согласно теории диффузии Роджерса, продукт находится на стыке стадий ранних последователей и раннего большинства: тестовый и пилотный контуры пройдены, начат этап коммерческого масштабирования, при котором ключевой задачей продвижения становится перевод накопленной доказательной базы в массовое сообщение и в массовый канал [14, с. 156, 161].</w:t>
      </w:r>
    </w:p>
    <w:p w:rsidR="00CC791A" w:rsidRDefault="00C37771">
      <w:pPr>
        <w:ind w:firstLine="708"/>
      </w:pPr>
      <w:r>
        <w:rPr>
          <w:color w:val="000000"/>
        </w:rPr>
        <w:t>Параграф 2.2 зафиксировал конкурентную позицию Face2: сравнительная матрица (таблица 2.2.5) и балльная экспертная оценка по восьми ключевым факторам успеха (таблица 2.2.6) показали, что банк удерживает сильные позиции по регуляторно-правовому капиталу (аккредитация КБС, сертификация ФСБ и ФСТЭК, реестр отечественного ПО, шестилетний стаж в ЕБС), сегментной полноте под B2B/B2G и экосистемной интеграции, но уступает лидерам по независимой верификации точности и масштабу присутствия [27; 26; 38; 35; 40; 41]. Параграф 2.3 диагностировал асимметрию коммуникационной архитектуры: push-каналы (B2B/B2G, партнёрства, пилоты) развиты сильно, pull-каналы (массовые СМИ за пределами Татарстана, отдельный бренд в социальных сетях, экспертный контент) фрагментарны (таблица 2.3.2 и рисунок 2.3.1). Этот диагноз — отправная точка для стратегии: задача не в смене инструментов, а в их перенастройке.</w:t>
      </w:r>
    </w:p>
    <w:p w:rsidR="00CC791A" w:rsidRDefault="00C37771">
      <w:pPr>
        <w:ind w:firstLine="708"/>
      </w:pPr>
      <w:r>
        <w:rPr>
          <w:color w:val="000000"/>
        </w:rPr>
        <w:t xml:space="preserve">Перечень проблем продвижения Face2 формируется на основе сводной таблицы 2.3.6 параграфа 2.3, в которой зафиксированы восемь пробелов, сгруппированных в три кластера. Корректное стратегическое прочтение этих пробелов требует разделения трёх содержательно разных классов проблем: </w:t>
        <w:lastRenderedPageBreak/>
        <w:t>внешних барьеров биометрии как технологии (формируются на уровне рынка и регулирования и описаны в параграфе 1.3, таблица 1.3.1), особенностей самого продукта Face2 (внутренние ограничения линейки и масштаба) и собственно дефицитов продвижения (коммуникационная архитектура банка). Стратегия продвижения формируется прежде всего по третьему классу, но учитывает первые два как условия успешной коммуникации.</w:t>
      </w:r>
    </w:p>
    <w:p w:rsidR="00CC791A" w:rsidRDefault="00C37771">
      <w:pPr>
        <w:ind w:firstLine="708"/>
      </w:pPr>
      <w:r>
        <w:rPr>
          <w:color w:val="000000"/>
        </w:rPr>
        <w:t>Первый класс — внешние барьеры биометрии. Согласно классификации параграфа 1.3 (таблица 1.3.1), они распадаются на четыре группы: психологические (страх утечки биометрии, опасения злоупотреблений, ощущение невозможности «отозвать» сданный образец), поведенческие (привычка к карточкам и паролям, низкая осведомлённость о сценариях использования), организационные для B2B-заказчиков (длительный цикл согласований, требования к интеграции и сертификации) и регуляторно-репутационные (риск штрафов и медийных кейсов утечек) [16, с. 43–48; 24, с. 100–110; 25, с. 112–115]. Эти барьеры не уникальны для Face2 — они характеризуют биометрию как технологию и определяют рамки любой стратегии продвижения на этом рынке.</w:t>
      </w:r>
    </w:p>
    <w:p w:rsidR="00CC791A" w:rsidRDefault="00C37771">
      <w:pPr>
        <w:ind w:firstLine="708"/>
      </w:pPr>
      <w:r>
        <w:rPr>
          <w:color w:val="000000"/>
        </w:rPr>
        <w:t xml:space="preserve">Второй класс — особенности продукта Face2. Линейка охватывает девять продуктов (коммерческая биометрическая система, Face2Pay, Face2Pass, Face2Check-in, подтверждение возраста, биометрический СКУД, доступ к ПК по биометрии, SDK, внедрение КБС под ключ) и обращена к одиннадцати отраслям применения (банки, МФО, ритейл, вендинг, маркетплейсы, аэропорты, спортивные объекты, промышленные предприятия, вузы, государственные организации, крупные корпорации) [27; 28; 29]. Соответствие продуктов и отраслей не является взаимно однозначным: один продукт линейки закрывает несколько сегментов, а один сегмент может потребовать нескольких продуктов в комплекте. Сегментная карта рынка из параграфа 2.2 (таблица 2.2.2) и продуктовая раскладка из параграфа 2.1 (таблица 2.1.4) задают матричную структуру «продукт × сегмент», которая в коммуникации переводится в необходимость отдельного ценностного предложения для каждого сегмента. </w:t>
        <w:lastRenderedPageBreak/>
        <w:t>Дополнительно особенностью Face2 является двухуровневая модель продаж (таблица 2.1.4 параграфа 2.1): два уровня — поставка КБС-контура аккредитованным операторам и подключение конечных объектов к КБС банка — требуют принципиально разных каналов, ЛПР и экономических конфигураций продвижения [27; 28; 29].</w:t>
      </w:r>
    </w:p>
    <w:p w:rsidR="00CC791A" w:rsidRDefault="00C37771">
      <w:pPr>
        <w:ind w:firstLine="708"/>
      </w:pPr>
      <w:r>
        <w:rPr>
          <w:color w:val="000000"/>
        </w:rPr>
        <w:t>Третий класс — собственно дефициты продвижения, выявленные в параграфе 2.3. Кластер охвата объединяет канальный пробел (асимметрия push и pull, фрагментарность pull-каналов за пределами Татарстана), сегментный пробел (отсутствие публичных кейсов по гостиничному сегменту и возрастной верификации в ритейле, заявленным в продуктовой линейке) и географический пробел (концентрация коммерческого присутствия в Республике Татарстан при недостаточном использовании банковской экосистемы и Карты жителя РТ как ресурса распространения вне региона). Кластер аргументации объединяет контентный пробел (регуляторный капитал — КБС, аккредитации, включение в перечень банков по № 115-ФЗ под номером 101 [35], стаж в ЕБС с 2018 года [39] — не переведён в массовое сообщение «доверие»), доказательный пробел (отсутствие публично зафиксированной независимой международной верификации точности — NIST FRTE, iBeta, CVPR) и пробел People (нет публичной линейки спикеров — CISO, юриста по 572-ФЗ, продакт-менеджера). Кластер инфраструктуры воронки объединяет конверсионный пробел (на face2.ru нет CTA-механики — заявки на пилот, демо-доступа, ROI-калькулятора, не оформлена автоматическая воронка) и лояльностный пробел (нет системной работы с референс-клиентами: отзывы, кейсы, NPS, повторные продажи модулей). Дополнительно в параграфе 2.2 зафиксирован конкурентный фон: VisionLabs и OVISION удерживают сильные позиции по независимой верификации точности, продуктовой полноте и антифрод-функциональности, что задаёт давление по доказательной базе [40; 41] и таблица 2.2.6.</w:t>
      </w:r>
    </w:p>
    <w:p w:rsidR="00CC791A" w:rsidRDefault="00C37771">
      <w:pPr>
        <w:ind w:firstLine="708"/>
      </w:pPr>
      <w:r>
        <w:rPr>
          <w:color w:val="000000"/>
        </w:rPr>
        <w:t>Сводное представление выявленных проблем продвижения, синхронизированное с тремя кластерами таблицы 2.3.6 и тремя классами указанных выше проблем, дано в таблице 3.1.1.</w:t>
      </w:r>
    </w:p>
    <w:p w:rsidR="00CC791A" w:rsidRDefault="00C37771">
      <w:pPr>
        <w:ind w:firstLine="708"/>
      </w:pPr>
      <w:r>
        <w:rPr>
          <w:color w:val="000000"/>
        </w:rPr>
        <w:lastRenderedPageBreak/>
        <w:t>Таблица 3.1.1</w:t>
      </w:r>
    </w:p>
    <w:p w:rsidR="00CC791A" w:rsidRDefault="00C37771">
      <w:pPr>
        <w:ind w:firstLine="708"/>
      </w:pPr>
      <w:r>
        <w:rPr>
          <w:color w:val="000000"/>
        </w:rPr>
        <w:t>Основные проблемы продвижения продукта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43"/>
        <w:gridCol w:w="1798"/>
        <w:gridCol w:w="3597"/>
        <w:gridCol w:w="3597"/>
      </w:tblGrid>
      <w:tr w:rsidR="00CC791A">
        <w:trPr>
          <w:cantSplit/>
          <w:tblHeader/>
          <w:jc w:val="center"/>
        </w:trPr>
        <w:tc>
          <w:tcPr>
            <w:tcW w:w="6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w:t>
            </w:r>
          </w:p>
        </w:tc>
        <w:tc>
          <w:tcPr>
            <w:tcW w:w="17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Кластер пробелов (по 2.3.6)</w:t>
            </w:r>
          </w:p>
        </w:tc>
        <w:tc>
          <w:tcPr>
            <w:tcW w:w="35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Проблема</w:t>
            </w:r>
          </w:p>
        </w:tc>
        <w:tc>
          <w:tcPr>
            <w:tcW w:w="35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Влияние</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 канальный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 узнаваемость на федеральном уровне; pull-каналы фрагментарны</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Меньше входящих обращений и доверия новых клиентов</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 сегментный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публичных кейсов в гостинично-ритейловых сегментах при заявленной линейке</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Сегментный охват уже продуктового</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 географический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Концентрация в РТ; банковская экосистема и Карта жителя вне РТ не задействованы</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 отражает географию операций, а не потенциал рынка</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 контентный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Регкапитал (КБС, ФСБ, ФСТЭК, реестр ПО, ЕБС с 2018) подаётся для специалистов</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Барьер недоверия не закрывается; этап «Доверие» недогружен</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 доказательный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публичной NIST FRTE/iBeta/CVPR; мало кейсов с экономикой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Усложняет B2B-решения; снижает позицию против VisionLabs/OVISION</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6</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 People</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линейки спикеров; один контакт продаж</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Слабее экспертное позиционирование в B2B/B2G</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 конверсионный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CTA-механики и автоворонки на face2.ru</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 не конвертируется в пробу</w:t>
            </w:r>
          </w:p>
        </w:tc>
      </w:tr>
      <w:tr w:rsidR="00CC791A">
        <w:trPr>
          <w:cantSplit/>
          <w:jc w:val="center"/>
        </w:trPr>
        <w:tc>
          <w:tcPr>
            <w:tcW w:w="64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8</w:t>
            </w:r>
          </w:p>
        </w:tc>
        <w:tc>
          <w:tcPr>
            <w:tcW w:w="17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 лояльностный</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Нет работы с референсами: отзывы, кейсы, NPS, повторные продажи</w:t>
            </w:r>
          </w:p>
        </w:tc>
        <w:tc>
          <w:tcPr>
            <w:tcW w:w="35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 работает «Лояльность»; референсная база не воспроизводится</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28–33; 38; 35; 40; 41; 39] и параграфа 2.3 (таблица 2.3.6) с учётом классификации барьеров биометрии параграфа 1.3 (таблица 1.3.1).</w:t>
      </w:r>
    </w:p>
    <w:p w:rsidR="00CC791A" w:rsidRDefault="00C37771">
      <w:pPr>
        <w:ind w:firstLine="708"/>
      </w:pPr>
      <w:r>
        <w:rPr>
          <w:color w:val="000000"/>
        </w:rPr>
        <w:t>Раскладка в таблице 3.1.1 показывает, что пробелы продвижения Face2 сосредоточены не в зоне продуктовых характеристик и не в зоне регуляторного капитала — в этих зонах банк удерживает сильную позицию по результатам параграфа 2.2 — а в зоне коммуникационной архитектуры. Стратегия продвижения, разрабатываемая в подразделах 3.1.2–3.1.5 и в параграфе 3.2, должна последовательно закрывать три кластера пробелов: охват, аргументацию и инфраструктуру воронки.</w:t>
      </w:r>
    </w:p>
    <w:p w:rsidR="00CC791A" w:rsidRDefault="00C37771">
      <w:pPr>
        <w:ind w:firstLine="708"/>
      </w:pPr>
      <w:r>
        <w:rPr>
          <w:color w:val="000000"/>
        </w:rPr>
        <w:t xml:space="preserve">Цель стратегии продвижения Face2 формулируется в SMART-логике с горизонтом 2026–2028 годов: повысить узнаваемость Face2 на российском рынке </w:t>
        <w:lastRenderedPageBreak/>
        <w:t>биометрических решений и сформировать доверие к продукту со стороны B2B-, B2G- и B2C-аудиторий, увеличив за указанный горизонт количество подтверждённых внешних внедрений продуктов линейки не менее чем в три раза относительно базового 2025 года и доведя долю pull-канала (массовое цифровое присутствие, экспертный контент, отраслевые публикации) в структуре коммуникационных активностей до уровня, сопоставимого с push-каналом, при сохранении конкурентного преимущества по регуляторно-правовому капиталу. Численные ориентиры по узнаваемости, количеству лидов, пилотным проектам и коммерческой конверсии формируются в параграфе 3.3 как KPI стратегии и согласуются с мероприятиями параграфа 3.2.</w:t>
      </w:r>
    </w:p>
    <w:p w:rsidR="00CC791A" w:rsidRDefault="00C37771">
      <w:pPr>
        <w:ind w:firstLine="708"/>
      </w:pPr>
      <w:r>
        <w:rPr>
          <w:color w:val="000000"/>
        </w:rPr>
        <w:t>Цель стратегии разворачивается в семь задач, каждая из которых закрывает один из трёх кластеров пробелов, выделенных в таблице 3.1.1, и сшита с подразделом параграфа 3.2, в котором эта задача будет реализована мероприятиями:</w:t>
      </w:r>
    </w:p>
    <w:p w:rsidR="00CC791A" w:rsidRDefault="00C37771">
      <w:pPr>
        <w:ind w:firstLine="708"/>
      </w:pPr>
      <w:r>
        <w:rPr>
          <w:color w:val="000000"/>
        </w:rPr>
        <w:t>а) уточнить позиционирование Face2 как комплексной отечественной биометрической платформы Ак Барс Банка, соответствующей требованиям 572-ФЗ и ориентированной на практические задачи организаций (закрывает контентный пробел; реализуется в подразделе 3.1.4 и в подразделах 3.2.1, 3.2.4);</w:t>
      </w:r>
    </w:p>
    <w:p w:rsidR="00CC791A" w:rsidRDefault="00C37771">
      <w:pPr>
        <w:ind w:firstLine="708"/>
      </w:pPr>
      <w:r>
        <w:rPr>
          <w:color w:val="000000"/>
        </w:rPr>
        <w:t>б) сформировать отраслевые ценностные предложения для шести приоритетных сегментов с учётом двухуровневой модели продаж (закрывает сегментный пробел; реализуется в подразделах 3.1.3 и 3.2.1, 3.2.2);</w:t>
      </w:r>
    </w:p>
    <w:p w:rsidR="00CC791A" w:rsidRDefault="00C37771">
      <w:pPr>
        <w:ind w:firstLine="708"/>
      </w:pPr>
      <w:r>
        <w:rPr>
          <w:color w:val="000000"/>
        </w:rPr>
        <w:t>в) усилить коммуникацию по вопросам безопасности биометрических данных, соответствия требованиям 572-ФЗ, использования ЕБС и КБС, переведя регуляторный капитал из языка специалистов в массовое сообщение «доверие» (закрывает контентный и доказательный пробелы; реализуется в подразделе 3.2.4 и на этапе «Доверие» маркетинговой воронки 3.3.1);</w:t>
      </w:r>
    </w:p>
    <w:p w:rsidR="00CC791A" w:rsidRDefault="00C37771">
      <w:pPr>
        <w:ind w:firstLine="708"/>
      </w:pPr>
      <w:r>
        <w:rPr>
          <w:color w:val="000000"/>
        </w:rPr>
        <w:t>г) повысить узнаваемость Face2 на федеральном рынке за счёт PR-активности, участия в отраслевых мероприятиях, публикации экспертных материалов и развития цифровых каналов (закрывает канальный и географический пробелы; реализуется в подразделах 3.2.3, 3.2.4);</w:t>
      </w:r>
    </w:p>
    <w:p w:rsidR="00CC791A" w:rsidRDefault="00C37771">
      <w:pPr>
        <w:ind w:firstLine="708"/>
      </w:pPr>
      <w:r>
        <w:rPr>
          <w:color w:val="000000"/>
        </w:rPr>
        <w:lastRenderedPageBreak/>
        <w:t>д) расширить доказательную базу продукта за счёт публичных кейсов внедрения, демонстрационных проектов, расчётов экономического эффекта и сравнительных материалов (закрывает доказательный пробел и пробел People; реализуется в подразделах 3.2.2, 3.2.4);</w:t>
      </w:r>
    </w:p>
    <w:p w:rsidR="00CC791A" w:rsidRDefault="00C37771">
      <w:pPr>
        <w:ind w:firstLine="708"/>
      </w:pPr>
      <w:r>
        <w:rPr>
          <w:color w:val="000000"/>
        </w:rPr>
        <w:t>е) развернуть систему продвижения для двух уровней продаж — КБС под ключ для аккредитованных операторов (уровень 1) и подключение конечных объектов к КБС Ак Барс Банка по транзакционной или абонементной модели (уровень 2), включая прямые продажи, партнёрства с интеграторами и вендорами оборудования, пилотные проекты и B2C-сценарии для конечных пользователей сервисов Face2Pay, Face2Pass и Face2Check-in (закрывает канальный, географический и конверсионный пробелы; реализуется в подразделах 3.2.1, 3.2.3);</w:t>
      </w:r>
    </w:p>
    <w:p w:rsidR="00CC791A" w:rsidRDefault="00C37771">
      <w:pPr>
        <w:ind w:firstLine="708"/>
      </w:pPr>
      <w:r>
        <w:rPr>
          <w:color w:val="000000"/>
        </w:rPr>
        <w:t>ё) сформировать систему показателей эффективности продвижения и инфраструктуру референсной работы — отзывы, кейс-стади, NPS, программа повторных продаж модулей (закрывает конверсионный и лояльностный пробелы; реализуется в подразделе 3.2.5 и в параграфе 3.3).</w:t>
      </w:r>
    </w:p>
    <w:p w:rsidR="00CC791A" w:rsidRDefault="00C37771">
      <w:pPr>
        <w:ind w:firstLine="708"/>
      </w:pPr>
      <w:r>
        <w:rPr>
          <w:color w:val="000000"/>
        </w:rPr>
        <w:t>Цель и сшивка задач с кластерами пробелов и подразделами 3.2 представлены в таблице 3.1.2.</w:t>
      </w:r>
    </w:p>
    <w:p w:rsidR="00CC791A" w:rsidRDefault="00C37771">
      <w:pPr>
        <w:ind w:firstLine="708"/>
      </w:pPr>
      <w:r>
        <w:rPr>
          <w:color w:val="000000"/>
        </w:rPr>
        <w:t>Таблица 3.1.2</w:t>
      </w:r>
    </w:p>
    <w:p w:rsidR="00CC791A" w:rsidRDefault="00C37771">
      <w:pPr>
        <w:ind w:firstLine="708"/>
      </w:pPr>
      <w:r>
        <w:rPr>
          <w:color w:val="000000"/>
        </w:rPr>
        <w:t>Цели и задачи стратегии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36"/>
        <w:gridCol w:w="4380"/>
        <w:gridCol w:w="2920"/>
      </w:tblGrid>
      <w:tr w:rsidR="00CC791A">
        <w:trPr>
          <w:cantSplit/>
          <w:tblHeader/>
          <w:jc w:val="center"/>
        </w:trPr>
        <w:tc>
          <w:tcPr>
            <w:tcW w:w="23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Элемент стратегии</w:t>
            </w:r>
          </w:p>
        </w:tc>
        <w:tc>
          <w:tcPr>
            <w:tcW w:w="43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2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Кластер / реализация</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Цель</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Повысить узнаваемость Face2 и доверие B2B/B2G/B2C; к 2026–2028 +3× к подтверждённым внедрениям 2025 г.; pull-канал сопоставим с push</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Все три кластера / 3.2, 3.3</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Коммуникационная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Перевести регкапитал в массовое «доверие»; усилить экспертное позиционирование</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 3.2.4</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Отраслевые офферы под 6 сегментов × 2 уровня; расширить цифровые и PR-каналы</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аргументация / 3.2.1, 3.2.2, 3.2.3</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Коммерческая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Рост заявок, пилотов и внедрений по обоим уровням</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Охват, инфраструктура / 3.2.1, 3.2.3</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Имиджевая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Закрепить Face2 как отечественную биоплатформу с банковской экспертизой</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 3.2.4</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Аналитическая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KPI продвижения, регулярная оценка, программа референсов</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 3.2.5, 3.3</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Доказательная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База отраслевых кейсов с экономикой; линейка спикеров (CISO, юрист 572-ФЗ, продакт)</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Аргументация / 3.2.2, 3.2.4</w:t>
            </w:r>
          </w:p>
        </w:tc>
      </w:tr>
      <w:tr w:rsidR="00CC791A">
        <w:trPr>
          <w:cantSplit/>
          <w:jc w:val="center"/>
        </w:trPr>
        <w:tc>
          <w:tcPr>
            <w:tcW w:w="233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Конверсионная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CTA-механика на face2.ru (заявка, демо, ROI), автоворонка</w:t>
            </w:r>
          </w:p>
        </w:tc>
        <w:tc>
          <w:tcPr>
            <w:tcW w:w="29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 3.2.3, 3.2.5</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параграфов 1.2 (таблица 1.2.1) и 2.3 (таблица 2.3.6), [18, с. 5; 8, с. 412; 10, с. 156].</w:t>
      </w:r>
    </w:p>
    <w:p w:rsidR="00CC791A" w:rsidRDefault="00C37771">
      <w:pPr>
        <w:ind w:firstLine="708"/>
      </w:pPr>
      <w:r>
        <w:rPr>
          <w:color w:val="000000"/>
        </w:rPr>
        <w:t>Сшивка задач с кластерами пробелов и подразделами параграфа 3.2 делает стратегию операционализируемой: каждая задача 3.1.2 имеет явный адрес реализации и явный измеримый результат, который будет оценён системой KPI параграфа 3.3.</w:t>
      </w:r>
    </w:p>
    <w:p w:rsidR="00CC791A" w:rsidRDefault="00C37771">
      <w:pPr>
        <w:ind w:firstLine="708"/>
      </w:pPr>
      <w:r>
        <w:rPr>
          <w:color w:val="000000"/>
        </w:rPr>
        <w:t>Выбор и приоритизация целевых сегментов выполняются по модели STP [8, с. 314; 10, с. 175]: сегментация рынка проведена в параграфе 2.2 (таблица 2.2.2 — шесть устойчивых сегментов российского рынка биометрии: государственная идентификация, финансовый сектор, транспорт, СКУД режимных объектов, ритейл с возрастной верификацией, гостиничный сегмент); таргетирование выполняется в настоящем подразделе по трём критериям приоритизации; позиционирование — в подразделе 3.1.4. Критерии приоритизации сегментов: соответствие сильным сторонам Face2 по результатам балльной оценки конкурентов (таблица 2.2.6 — регуляторный капитал, экосистемная интеграция, банковская экспертиза); текущая стадия закрытия сегмента продуктово и коммуникативно (таблица 2.3.1); экономический потенциал — рост биометрических платежей, количество пользователей ЕБС, плотность регуляторных требований [27; 38; 32; 34].</w:t>
      </w:r>
    </w:p>
    <w:p w:rsidR="00CC791A" w:rsidRDefault="00C37771">
      <w:pPr>
        <w:ind w:firstLine="708"/>
      </w:pPr>
      <w:r>
        <w:rPr>
          <w:color w:val="000000"/>
        </w:rPr>
        <w:t xml:space="preserve">Сегментация ведётся в разрезе двухуровневой модели продаж Face2, введённой в таблице 2.1.4 параграфа 2.1. Уровень 1 — поставка полного программного контура КБС аккредитованной организации-оператору биометрии (банку-партнёру или государственной структуре с правом регистрировать векторы в ЕБС): длительный цикл продажи, единичные сделки, ЛПР — топ-менеджмент и совет директоров заказчика, каналы — прямые B2B-продажи, отраслевые конференции, персональные демонстрации, экономика — </w:t>
        <w:lastRenderedPageBreak/>
        <w:t>лицензионные и проектные платежи [27; 28; 29]. Уровень 2 — подключение конечного объекта к КБС, размещённой у Ак Барс Банка, по транзакционной или абонементной модели без аккредитации заказчика: короткий цикл продажи, массовые сделки, ЛПР — операционный менеджмент объекта, каналы — партнёрства с интеграторами, вендорами оборудования и платёжными провайдерами, цифровые каналы и pull-инструменты, экономика — транзакционные комиссии и абонементные платежи [27; 29]. На втором уровне в качестве конечного потребителя сервиса (B2C-составляющая) выступает физическое лицо — пользователь Face2Pay, Face2Pass или Face2Check-in: для него стратегия продвижения формирует pull-спрос через массовые сценарии (метро, ритейл, гостиница, спортивная арена) и через коммуникацию о безопасности и удобстве биометрии. Согласно теории диффузии инноваций Э. Роджерса, в B2C-составляющей приоритетной аудиторией стратегии на горизонте 2026–2028 годов являются ранние последователи и раннее большинство, поскольку именно они переводят технологию из стадии пилотов в стадию массового использования и формируют референсный материал для более консервативных сегментов аудитории [14, с. 156, 161].</w:t>
      </w:r>
    </w:p>
    <w:p w:rsidR="00CC791A" w:rsidRDefault="00C37771">
      <w:pPr>
        <w:ind w:firstLine="708"/>
      </w:pPr>
      <w:r>
        <w:rPr>
          <w:color w:val="000000"/>
        </w:rPr>
        <w:t>Приоритетные сегменты в разрезе двух уровней продаж и с указанием отраслевого ценностного предложения представлены в таблице 3.1.3.</w:t>
      </w:r>
    </w:p>
    <w:p w:rsidR="00CC791A" w:rsidRDefault="00C37771">
      <w:pPr>
        <w:ind w:firstLine="708"/>
      </w:pPr>
      <w:r>
        <w:rPr>
          <w:color w:val="000000"/>
        </w:rPr>
        <w:t>Таблица 3.1.3</w:t>
      </w:r>
    </w:p>
    <w:p w:rsidR="00CC791A" w:rsidRDefault="00C37771">
      <w:pPr>
        <w:ind w:firstLine="708"/>
      </w:pPr>
      <w:r>
        <w:rPr>
          <w:color w:val="000000"/>
        </w:rPr>
        <w:t>Приоритетные целевые сегменты продвижения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83"/>
        <w:gridCol w:w="1236"/>
        <w:gridCol w:w="2107"/>
        <w:gridCol w:w="1782"/>
        <w:gridCol w:w="2827"/>
      </w:tblGrid>
      <w:tr w:rsidR="00CC791A">
        <w:trPr>
          <w:cantSplit/>
          <w:tblHeader/>
          <w:jc w:val="center"/>
        </w:trPr>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Сегмент</w:t>
            </w:r>
          </w:p>
        </w:tc>
        <w:tc>
          <w:tcPr>
            <w:tcW w:w="12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Уровень (по 2.1.4)</w:t>
            </w:r>
          </w:p>
        </w:tc>
        <w:tc>
          <w:tcPr>
            <w:tcW w:w="2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Продукт</w:t>
            </w:r>
          </w:p>
        </w:tc>
        <w:tc>
          <w:tcPr>
            <w:tcW w:w="17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Потребитель</w:t>
            </w:r>
          </w:p>
        </w:tc>
        <w:tc>
          <w:tcPr>
            <w:tcW w:w="29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Ценностное предложение</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Банки</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1</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КБС, Face2Pay, KYC, SDK</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Банки-операторы биометрии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572-ФЗ, антифрод, KYC по ЕБС, банковская экспертиза</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МФО</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1 / 2 (через банк)</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KYC, интеграция с КБС</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МФО</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Готовая дистанц. идентификация заёмщиков; ниже опер./регрисков</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Ритейл</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 подтверждение возраста</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Розничные сети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Ускорение оплаты, возрастная верификация, новый CX</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Вендинг</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 подтверждение возраста</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Операторы вендинга</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Автоматизация продажи возрастных товаров без продавца</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Гостиницы</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Face2Check-in</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Гостиничные сети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Заселение без паспорта, скорость регистрации</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Вузы</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 СКУД</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Вузы</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Доступ в кампус, посещаемость, защита от передачи пропусков</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Промышленные предприятия</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 СКУД, доступ к ПК</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Режимные предприятия</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Контроль доступа и времени, защита периметра</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Госучреждения и МФЦ</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1 /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КБС, идентификация без документов, Face2Pass</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Госорганы, МФЦ</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Цифровизация, доступность услуг, соответствие регулированию</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Транспортная инфраструктура</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Face2Pay, Face2Pass</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Метрополитены, аэропорты, перевозчики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Ускорение пассажиропотока, биоэквайринг по модели Казанского метро</w:t>
            </w:r>
          </w:p>
        </w:tc>
      </w:tr>
      <w:tr w:rsidR="00CC791A">
        <w:trPr>
          <w:cantSplit/>
          <w:jc w:val="center"/>
        </w:trPr>
        <w:tc>
          <w:tcPr>
            <w:tcW w:w="13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Спортивные и массовые объекты</w:t>
            </w:r>
          </w:p>
        </w:tc>
        <w:tc>
          <w:tcPr>
            <w:tcW w:w="129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Face2Pass</w:t>
            </w:r>
          </w:p>
        </w:tc>
        <w:tc>
          <w:tcPr>
            <w:tcW w:w="17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Арены, концертные площадки</w:t>
            </w:r>
          </w:p>
        </w:tc>
        <w:tc>
          <w:tcPr>
            <w:tcW w:w="29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Безопасность, потоки, проход без билетов</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[27; 26, с. 28–33; 38; 35; 41; 28; 29], параграфов 2.1 (таблица 2.1.4) и 2.2 (таблица 2.2.2).</w:t>
      </w:r>
    </w:p>
    <w:p w:rsidR="00CC791A" w:rsidRDefault="00C37771">
      <w:pPr>
        <w:ind w:firstLine="708"/>
      </w:pPr>
      <w:r>
        <w:rPr>
          <w:color w:val="000000"/>
        </w:rPr>
        <w:t>Раскладка по двум уровням продаж в таблице 3.1.3 показывает, что банки и государственные учреждения преимущественно относятся к первому уровню продаж и требуют push-инструментов с длинным циклом согласования, тогда как ритейл, вендинг, гостиницы, вузы, промышленные предприятия, транспорт и массовые объекты относятся ко второму уровню и могут продвигаться через интеграторов, вендоров оборудования и pull-инструменты массового охвата. Это распределение задаёт принципиальную развилку для типа стратегии, обоснование которой даётся в подразделе 3.1.5.</w:t>
      </w:r>
    </w:p>
    <w:p w:rsidR="00CC791A" w:rsidRDefault="00C37771">
      <w:pPr>
        <w:ind w:firstLine="708"/>
      </w:pPr>
      <w:r>
        <w:rPr>
          <w:color w:val="000000"/>
        </w:rPr>
        <w:t>Позиционирование Face2 формируется как третий шаг модели STP и опирается на конфигурацию комплекса 7P, выведенную в параграфе 1.3 и сопоставленную с фактической практикой Face2 в параграфе 2.3 (таблица 2.3.3). По результатам этого сопоставления самым сильным элементом комплекса маркетинга Face2 является Physical evidence — регуляторно-правовой капитал, удерживаемый банком (КБС, аккредитация Минцифры России, сертификация ФСБ и ФСТЭК, реестр отечественного ПО, № 101 в перечне банков по № 115-</w:t>
        <w:lastRenderedPageBreak/>
        <w:t xml:space="preserve">ФЗ [35], стаж в ЕБС с 10 июля 2018 года [39]), — но его коммуникационная </w:t>
      </w:r>
      <w:del w:id="9242" w:author="Claude" w:date="2026-06-03T00:00:00Z">
        <w:r>
          <w:rPr>
            <w:color w:val="000000"/>
          </w:rPr>
          <w:delText>отдача</w:delText>
        </w:r>
      </w:del>
      <w:ins w:id="9243" w:author="Claude" w:date="2026-06-03T00:00:00Z">
        <w:r>
          <w:rPr>
            <w:color w:val="000000"/>
          </w:rPr>
          <w:t>эффективность</w:t>
        </w:r>
      </w:ins>
      <w:r>
        <w:rPr>
          <w:color w:val="000000"/>
        </w:rPr>
        <w:t xml:space="preserve"> снижена из-за того, что он подаётся языком специалистов, а не массовой аудитории. Целевая конфигурация 7P для стратегии продвижения Face2 предполагает усиление элементов People (линейка спикеров — CISO, юрист по 572-ФЗ, продакт-менеджер) и Process (автоматическая воронка на face2.ru, CTA-механика, ROI-калькулятор) при сохранении и переоформлении Physical evidence в массовое сообщение «доверие». Маркетинговая воронка из таблицы 1.2.4 параграфа 1.2 в её биометрической конфигурации (рисунок 2.3.1) требует расширения этапа «Доверие» — именно на нём концентрируются элементы позиционирования, переводящие регуляторный капитал банка в аргумент для массовой аудитории.</w:t>
      </w:r>
    </w:p>
    <w:p w:rsidR="00CC791A" w:rsidRDefault="00C37771">
      <w:pPr>
        <w:ind w:firstLine="708"/>
      </w:pPr>
      <w:r>
        <w:rPr>
          <w:color w:val="000000"/>
        </w:rPr>
        <w:t>На этой базе позиционирование формулируется через единое ценностное предложение, которое раскрывается далее в пяти смысловых блоках:</w:t>
      </w:r>
    </w:p>
    <w:p w:rsidR="00CC791A" w:rsidRDefault="00C37771">
      <w:pPr>
        <w:ind w:firstLine="708"/>
      </w:pPr>
      <w:r>
        <w:rPr>
          <w:color w:val="000000"/>
        </w:rPr>
        <w:t>Face2 — комплексная отечественная биометрическая платформа Ак Барс Банка для бизнеса и государственных организаций, обеспечивающая безопасную идентификацию, оплату, контроль доступа и обслуживание клиентов в соответствии с требованиями законодательства Российской Федерации.</w:t>
      </w:r>
    </w:p>
    <w:p w:rsidR="00CC791A" w:rsidRDefault="00C37771">
      <w:pPr>
        <w:ind w:firstLine="708"/>
      </w:pPr>
      <w:r>
        <w:rPr>
          <w:color w:val="000000"/>
        </w:rPr>
        <w:t>В качестве слогана-якоря, под который разворачивается коммуникация в параграфе 3.2, предлагается формулировка: «Биометрия по закону, банковский уровень доверия». Слоган фиксирует два ключевых дифференциатора Face2 (соответствие 572-ФЗ и принадлежность банковской инфраструктуре аккредитованного оператора) и работает одновременно на этапе «Осведомлённость» и на этапе «Доверие» маркетинговой воронки.</w:t>
      </w:r>
    </w:p>
    <w:p w:rsidR="00CC791A" w:rsidRDefault="00C37771">
      <w:pPr>
        <w:ind w:firstLine="708"/>
      </w:pPr>
      <w:r>
        <w:rPr>
          <w:color w:val="000000"/>
        </w:rPr>
        <w:t xml:space="preserve">Позиционирование раскрывается через пять смысловых блоков. Во-первых, законность и соответствие требованиям регулирования: Face2 продвигается как решение, позволяющее организациям использовать биометрию в правовом поле — на базе аккредитованной КБС, ЕБС и сертификации ФСБ и ФСТЭК [27; 1; 36; 37; 28]. Этот блок критичен для банков, МФО, государственных учреждений, крупных предприятий и режимных объектов. Во-вторых, безопасность и защита данных: коммуникация подчёркивает </w:t>
        <w:lastRenderedPageBreak/>
        <w:t>архитектуру защищённого хранения биометрических векторов, использование криптозащиты и снижение рисков несанкционированного доступа [16, с. 43–48; 24, с. 100–110; 25, с. 112–115; 1; 36]. В-третьих, комплексность платформы: Face2 позиционируется как экосистема биометрических решений, охватывающая КБС, биоэквайринг (Face2Pay), биометрический проход (Face2Pass), регистрацию в гостинице (Face2Check-in), подтверждение возраста, доступ к ПК и SDK для интеграторов [27; 28; 29]; комплексность даёт заказчику возможность закрыть несколько задач одним поставщиком. В-четвёртых, банковская экспертиза и практический опыт внедрения: использование Face2 более чем 5 тыс. сотрудников банка и работа около 200 биотерминалов в офисах и отделениях [27; 26, с. 33] подтверждают применимость продукта в крупной организации и закрывают типовое возражение B2B-аудитории о неотлаженности технологии. В-пятых, отечественное технологическое решение: в условиях курса на технологическую независимость Face2 опирается на отечественное программное обеспечение, реестр Минцифры и отечественные терминалы, что переводится в аргумент соответствия политике импортозамещения для государственного и корпоративного сегмента [27; 1; 35; 28].</w:t>
      </w:r>
    </w:p>
    <w:p w:rsidR="00CC791A" w:rsidRDefault="00C37771">
      <w:pPr>
        <w:ind w:firstLine="708"/>
      </w:pPr>
      <w:r>
        <w:rPr>
          <w:color w:val="000000"/>
        </w:rPr>
        <w:t>Систематизация ключевых элементов позиционирования и значения каждого элемента для клиента дана в таблице 3.1.4.</w:t>
      </w:r>
    </w:p>
    <w:p w:rsidR="00CC791A" w:rsidRDefault="00C37771">
      <w:pPr>
        <w:ind w:firstLine="708"/>
      </w:pPr>
      <w:r>
        <w:rPr>
          <w:color w:val="000000"/>
        </w:rPr>
        <w:t>Таблица 3.1.4</w:t>
      </w:r>
    </w:p>
    <w:p w:rsidR="00CC791A" w:rsidRDefault="00C37771">
      <w:pPr>
        <w:ind w:firstLine="708"/>
      </w:pPr>
      <w:r>
        <w:rPr>
          <w:color w:val="000000"/>
        </w:rPr>
        <w:t>Ключевые элементы позиционирования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87"/>
        <w:gridCol w:w="4663"/>
        <w:gridCol w:w="2487"/>
      </w:tblGrid>
      <w:tr w:rsidR="00CC791A">
        <w:trPr>
          <w:cantSplit/>
          <w:tblHeader/>
          <w:jc w:val="center"/>
        </w:trPr>
        <w:tc>
          <w:tcPr>
            <w:tcW w:w="2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Элемент позиционирования</w:t>
            </w:r>
          </w:p>
        </w:tc>
        <w:tc>
          <w:tcPr>
            <w:tcW w:w="46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2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Значение для клиента</w:t>
            </w:r>
          </w:p>
        </w:tc>
      </w:tr>
      <w:tr w:rsidR="00CC791A">
        <w:trPr>
          <w:cantSplit/>
          <w:jc w:val="center"/>
        </w:trPr>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Законность</w:t>
            </w:r>
          </w:p>
        </w:tc>
        <w:tc>
          <w:tcPr>
            <w:tcW w:w="4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572-ФЗ, аккредитация Минцифры, ЕБС, КБС</w:t>
            </w:r>
          </w:p>
        </w:tc>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Снижение юридических рисков</w:t>
            </w:r>
          </w:p>
        </w:tc>
      </w:tr>
      <w:tr w:rsidR="00CC791A">
        <w:trPr>
          <w:cantSplit/>
          <w:jc w:val="center"/>
        </w:trPr>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Безопасность</w:t>
            </w:r>
          </w:p>
        </w:tc>
        <w:tc>
          <w:tcPr>
            <w:tcW w:w="4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Криптозащита, ФСБ, ФСТЭК, защищённая инфраструктура</w:t>
            </w:r>
          </w:p>
        </w:tc>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 к продукту</w:t>
            </w:r>
          </w:p>
        </w:tc>
      </w:tr>
      <w:tr w:rsidR="00CC791A">
        <w:trPr>
          <w:cantSplit/>
          <w:jc w:val="center"/>
        </w:trPr>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Комплексность</w:t>
            </w:r>
          </w:p>
        </w:tc>
        <w:tc>
          <w:tcPr>
            <w:tcW w:w="4663"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КБС</w:t>
            </w:r>
            <w:r>
              <w:rPr>
                <w:color w:val="000000"/>
                <w:sz w:val="24"/>
                <w:szCs w:val="24"/>
                <w:lang w:val="en-US"/>
              </w:rPr>
              <w:t xml:space="preserve">, Face2Pay, Face2Pass, Face2Check-in, </w:t>
            </w:r>
            <w:r>
              <w:rPr>
                <w:color w:val="000000"/>
                <w:sz w:val="24"/>
                <w:szCs w:val="24"/>
              </w:rPr>
              <w:t>возраст</w:t>
            </w:r>
            <w:r>
              <w:rPr>
                <w:color w:val="000000"/>
                <w:sz w:val="24"/>
                <w:szCs w:val="24"/>
                <w:lang w:val="en-US"/>
              </w:rPr>
              <w:t xml:space="preserve">, </w:t>
            </w:r>
            <w:r>
              <w:rPr>
                <w:color w:val="000000"/>
                <w:sz w:val="24"/>
                <w:szCs w:val="24"/>
              </w:rPr>
              <w:t>доступ</w:t>
            </w:r>
            <w:r>
              <w:rPr>
                <w:color w:val="000000"/>
                <w:sz w:val="24"/>
                <w:szCs w:val="24"/>
                <w:lang w:val="en-US"/>
              </w:rPr>
              <w:t xml:space="preserve"> </w:t>
            </w:r>
            <w:r>
              <w:rPr>
                <w:color w:val="000000"/>
                <w:sz w:val="24"/>
                <w:szCs w:val="24"/>
              </w:rPr>
              <w:t>к</w:t>
            </w:r>
            <w:r>
              <w:rPr>
                <w:color w:val="000000"/>
                <w:sz w:val="24"/>
                <w:szCs w:val="24"/>
                <w:lang w:val="en-US"/>
              </w:rPr>
              <w:t xml:space="preserve"> </w:t>
            </w:r>
            <w:r>
              <w:rPr>
                <w:color w:val="000000"/>
                <w:sz w:val="24"/>
                <w:szCs w:val="24"/>
              </w:rPr>
              <w:t>ПК</w:t>
            </w:r>
            <w:r>
              <w:rPr>
                <w:color w:val="000000"/>
                <w:sz w:val="24"/>
                <w:szCs w:val="24"/>
                <w:lang w:val="en-US"/>
              </w:rPr>
              <w:t>, SDK</w:t>
            </w:r>
          </w:p>
        </w:tc>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Один поставщик на несколько задач</w:t>
            </w:r>
          </w:p>
        </w:tc>
      </w:tr>
      <w:tr w:rsidR="00CC791A">
        <w:trPr>
          <w:cantSplit/>
          <w:jc w:val="center"/>
        </w:trPr>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 экспертиза</w:t>
            </w:r>
          </w:p>
        </w:tc>
        <w:tc>
          <w:tcPr>
            <w:tcW w:w="4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АББ + внутренний кейс (5 тыс. сотрудников, 200 биотерминалов)</w:t>
            </w:r>
          </w:p>
        </w:tc>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Надёжность</w:t>
            </w:r>
          </w:p>
        </w:tc>
      </w:tr>
      <w:tr w:rsidR="00CC791A">
        <w:trPr>
          <w:cantSplit/>
          <w:jc w:val="center"/>
        </w:trPr>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Отечественное решение</w:t>
            </w:r>
          </w:p>
        </w:tc>
        <w:tc>
          <w:tcPr>
            <w:tcW w:w="4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Российское ПО и терминалы, реестр Минцифры</w:t>
            </w:r>
          </w:p>
        </w:tc>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Импортозамещение</w:t>
            </w:r>
          </w:p>
        </w:tc>
      </w:tr>
      <w:tr w:rsidR="00CC791A">
        <w:trPr>
          <w:cantSplit/>
          <w:jc w:val="center"/>
        </w:trPr>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Практическая эффективность</w:t>
            </w:r>
          </w:p>
        </w:tc>
        <w:tc>
          <w:tcPr>
            <w:tcW w:w="4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Ускорение, доступ, снижение рисков</w:t>
            </w:r>
          </w:p>
        </w:tc>
        <w:tc>
          <w:tcPr>
            <w:tcW w:w="248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Экономическая выгода</w:t>
            </w:r>
          </w:p>
        </w:tc>
      </w:tr>
    </w:tbl>
    <w:p w:rsidR="00CC791A" w:rsidRDefault="00CC791A">
      <w:pPr>
        <w:spacing w:line="240" w:lineRule="auto"/>
      </w:pPr>
    </w:p>
    <w:p w:rsidR="00CC791A" w:rsidRDefault="00C37771">
      <w:pPr>
        <w:ind w:firstLine="708"/>
      </w:pPr>
      <w:r>
        <w:rPr>
          <w:color w:val="000000"/>
        </w:rPr>
        <w:lastRenderedPageBreak/>
        <w:t>Источник: составлено автором по данным [16, с. 43–48; 24, с. 100–110; 25, с. 112–115; 27; 26, с. 33; 1; 36; 35; 39; 37; 28; 29].</w:t>
      </w:r>
    </w:p>
    <w:p w:rsidR="00CC791A" w:rsidRDefault="00C37771">
      <w:pPr>
        <w:ind w:firstLine="708"/>
      </w:pPr>
      <w:r>
        <w:rPr>
          <w:color w:val="000000"/>
        </w:rPr>
        <w:t>Таким образом, стратегическое позиционирование Face2 строится не только на технологической новизне, но и на сочетании пяти факторов: законности, безопасности, комплексности, банковской экспертизы и отечественного происхождения. Эти факторы выделяют Face2 среди конкурентов, зафиксированных в таблице 2.2.6 (VisionLabs, OVISION, Сбер), и формируют основу для отраслевых ценностных предложений из таблицы 3.1.3.</w:t>
      </w:r>
    </w:p>
    <w:p w:rsidR="00CC791A" w:rsidRDefault="00C37771">
      <w:pPr>
        <w:ind w:firstLine="708"/>
      </w:pPr>
      <w:r>
        <w:rPr>
          <w:color w:val="000000"/>
        </w:rPr>
        <w:t>Из четырёх альтернативных типов стратегии (push, pull, интегрированная, партнёрская — таблица 1.2.2) для Face2 выбирается интегрированная push-pull-стратегия с асимметричным усилением pull-контура на втором уровне продаж и сохранением сильного push-контура на первом. Чисто push-стратегия лишь усиливает уже сильный контур и не закрывает канальный, географический и конверсионный пробелы; чисто pull-стратегия требует ресурсов уровня Сбера и не учитывает первичности B2B-согласований для биометрии (параграф 1.3); партнёрская стратегия у Face2 уже работает и не снимает асимметрию.</w:t>
      </w:r>
    </w:p>
    <w:p w:rsidR="00CC791A" w:rsidRDefault="00C37771">
      <w:pPr>
        <w:ind w:firstLine="708"/>
      </w:pPr>
      <w:r>
        <w:rPr>
          <w:color w:val="000000"/>
        </w:rPr>
        <w:t>Развилка по уровням продаж: на первом уровне (КБС под ключ аккредитованным операторам) сохраняется push-контур с длительным циклом согласований и персональными продажами; на втором уровне (Face2Pay, Face2Pass, Face2Check-in) разворачивается pull-контур через цифровые каналы, контент-маркетинг и работу с ранними последователями. Такая конфигурация конвертирует уже накопленный институциональный капитал банка (регуляторное преимущество, стаж в ЕБС с 2018 года, банковская экосистема, более 10 млн пользователей ЕБС [27; 32; 39]) в массовое сообщение и массовый канал без размывания регуляторного позиционирования и без инвестиций в собственный B2C-маркетинг федерального масштаба.</w:t>
      </w:r>
    </w:p>
    <w:p w:rsidR="00CC791A" w:rsidRDefault="00C37771">
      <w:pPr>
        <w:ind w:firstLine="708"/>
      </w:pPr>
      <w:r>
        <w:rPr>
          <w:color w:val="000000"/>
        </w:rPr>
        <w:t xml:space="preserve">Вывод по параграфу 3.1. Тип стратегии и логика её построения обоснованы выше: интегрированный push-pull-контур с асимметрией по уровням продаж закрывает три кластера пробелов таблицы 2.3.6, опирается на сильные стороны Face2 по таблице 2.2.6 и нацелен на трёхкратное увеличение подтверждённых </w:t>
        <w:lastRenderedPageBreak/>
        <w:t>внешних внедрений к базе 2025 года при доведении доли pull-канала до уровня, сопоставимого с push. Слоган-якорь «Биометрия по закону, банковский уровень доверия» переводит регуляторный капитал в массовое сообщение. Содержательное наполнение разрабатывается в параграфе 3.2, проверка эффективности — в параграфе 3.3.</w:t>
      </w:r>
    </w:p>
    <w:p w:rsidR="00CC791A" w:rsidRDefault="00C37771">
      <w:pPr>
        <w:keepNext/>
        <w:keepLines/>
        <w:spacing w:before="200" w:after="120"/>
        <w:jc w:val="center"/>
      </w:pPr>
      <w:r>
        <w:rPr>
          <w:b/>
          <w:bCs/>
          <w:color w:val="000000"/>
        </w:rPr>
        <w:t>3.2. Разработка комплекса маркетинговых мероприятий по продвижению Face2</w:t>
      </w:r>
    </w:p>
    <w:p w:rsidR="00CC791A" w:rsidRDefault="00C37771">
      <w:pPr>
        <w:ind w:firstLine="708"/>
      </w:pPr>
      <w:r>
        <w:rPr>
          <w:color w:val="000000"/>
        </w:rPr>
        <w:t>Настоящий параграф переводит стратегические направления, сегментирование и позиционирование, обоснованные в параграфе 3.1, в комплекс конкретных мероприятий по логике «направления → офферы → каналы → контент и PR → этапы внедрения → бюджет» [18, с. 5; 8, с. 412; 10, с. 156]. Каждое мероприятие имеет адресный пробел из таблицы 2.3.6, который оно закрывает, и адресную задачу из таблицы 3.1.2, которую оно решает.</w:t>
      </w:r>
    </w:p>
    <w:p w:rsidR="00CC791A" w:rsidRDefault="00C37771">
      <w:pPr>
        <w:ind w:firstLine="708"/>
      </w:pPr>
      <w:r>
        <w:rPr>
          <w:color w:val="000000"/>
        </w:rPr>
        <w:t>Двухуровневая модель продаж Face2 (таблица 2.1.4) предполагает, что стратегические направления не могут быть едиными для всех сегментов: длительный цикл КБС-проектов уровня 1 несовместим с массовой коммуникацией, а транзакционная экономика подключений уровня 2 — с режимом единичных персональных продаж [27; 28; 29]. Выделяются три направления продвижения — А (push в B2B длинного цикла, уровень 1), Б (pull в B2B/B2G короткого цикла, уровень 2) и В (B2C-слой как подложка к уровню 2, реализующий теорию диффузии Э. Роджерса для ранних последователей и раннего большинства [14, с. 156, 161]). Сводная характеристика дана в таблице 3.2.1.</w:t>
      </w:r>
    </w:p>
    <w:p w:rsidR="00CC791A" w:rsidRDefault="00C37771">
      <w:pPr>
        <w:ind w:firstLine="708"/>
      </w:pPr>
      <w:r>
        <w:rPr>
          <w:color w:val="000000"/>
        </w:rPr>
        <w:t>Таблица 3.2.1</w:t>
      </w:r>
    </w:p>
    <w:p w:rsidR="00CC791A" w:rsidRDefault="00C37771">
      <w:pPr>
        <w:ind w:firstLine="708"/>
      </w:pPr>
      <w:r>
        <w:rPr>
          <w:color w:val="000000"/>
        </w:rPr>
        <w:t>Стратегические направления продвижения Face2 по сегментам и уровням продаж</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58"/>
        <w:gridCol w:w="2287"/>
        <w:gridCol w:w="1909"/>
        <w:gridCol w:w="1207"/>
        <w:gridCol w:w="1373"/>
        <w:gridCol w:w="1538"/>
        <w:gridCol w:w="725"/>
      </w:tblGrid>
      <w:tr w:rsidR="00CC791A">
        <w:trPr>
          <w:cantSplit/>
          <w:tblHeader/>
          <w:jc w:val="center"/>
        </w:trPr>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lastRenderedPageBreak/>
              <w:t>Направление</w:t>
            </w:r>
          </w:p>
        </w:tc>
        <w:tc>
          <w:tcPr>
            <w:tcW w:w="17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Уровень</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Аудитория</w:t>
            </w:r>
          </w:p>
        </w:tc>
        <w:tc>
          <w:tcPr>
            <w:tcW w:w="7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Цикл</w:t>
            </w:r>
          </w:p>
        </w:tc>
        <w:tc>
          <w:tcPr>
            <w:tcW w:w="12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w:t>
            </w:r>
          </w:p>
        </w:tc>
        <w:tc>
          <w:tcPr>
            <w:tcW w:w="21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Точки входа</w:t>
            </w:r>
          </w:p>
        </w:tc>
        <w:tc>
          <w:tcPr>
            <w:tcW w:w="6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Задачи 3.1.2</w:t>
            </w:r>
          </w:p>
        </w:tc>
      </w:tr>
      <w:tr w:rsidR="00CC791A">
        <w:trPr>
          <w:cantSplit/>
          <w:jc w:val="center"/>
        </w:trPr>
        <w:tc>
          <w:tcPr>
            <w:tcW w:w="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w:t>
            </w:r>
          </w:p>
        </w:tc>
        <w:tc>
          <w:tcPr>
            <w:tcW w:w="17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1 (КБС под ключ)</w:t>
            </w:r>
          </w:p>
        </w:tc>
        <w:tc>
          <w:tcPr>
            <w:tcW w:w="21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Банки, МФО, госструктуры, крупные корпорации</w:t>
            </w:r>
          </w:p>
        </w:tc>
        <w:tc>
          <w:tcPr>
            <w:tcW w:w="7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1–4 квартала</w:t>
            </w:r>
          </w:p>
        </w:tc>
        <w:tc>
          <w:tcPr>
            <w:tcW w:w="129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 + партнёрская</w:t>
            </w:r>
          </w:p>
        </w:tc>
        <w:tc>
          <w:tcPr>
            <w:tcW w:w="21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Прямые продажи, конференции, экспертные публикации, демозона АББ</w:t>
            </w:r>
          </w:p>
        </w:tc>
        <w:tc>
          <w:tcPr>
            <w:tcW w:w="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в), д)</w:t>
            </w:r>
          </w:p>
        </w:tc>
      </w:tr>
      <w:tr w:rsidR="00CC791A">
        <w:trPr>
          <w:cantSplit/>
          <w:jc w:val="center"/>
        </w:trPr>
        <w:tc>
          <w:tcPr>
            <w:tcW w:w="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B2B/B2G короткого цикла</w:t>
            </w:r>
          </w:p>
        </w:tc>
        <w:tc>
          <w:tcPr>
            <w:tcW w:w="1723"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Уровень</w:t>
            </w:r>
            <w:r>
              <w:rPr>
                <w:color w:val="000000"/>
                <w:sz w:val="24"/>
                <w:szCs w:val="24"/>
                <w:lang w:val="en-US"/>
              </w:rPr>
              <w:t xml:space="preserve"> 2 (Face2Pay/Pass/Check-in)</w:t>
            </w:r>
          </w:p>
        </w:tc>
        <w:tc>
          <w:tcPr>
            <w:tcW w:w="21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Ритейл, вендинг, транспорт, БЦ, вузы, гостиницы, промпредприятия, аэропорты, спортобъекты</w:t>
            </w:r>
          </w:p>
        </w:tc>
        <w:tc>
          <w:tcPr>
            <w:tcW w:w="7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2–8 недель</w:t>
            </w:r>
          </w:p>
        </w:tc>
        <w:tc>
          <w:tcPr>
            <w:tcW w:w="129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 + типовое отраслевое предложение</w:t>
            </w:r>
          </w:p>
        </w:tc>
        <w:tc>
          <w:tcPr>
            <w:tcW w:w="21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Цифровые каналы, маркетплейсы, CTA на face2.ru</w:t>
            </w:r>
          </w:p>
        </w:tc>
        <w:tc>
          <w:tcPr>
            <w:tcW w:w="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г), е)</w:t>
            </w:r>
          </w:p>
        </w:tc>
      </w:tr>
      <w:tr w:rsidR="00CC791A">
        <w:trPr>
          <w:cantSplit/>
          <w:jc w:val="center"/>
        </w:trPr>
        <w:tc>
          <w:tcPr>
            <w:tcW w:w="93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17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Подложка к уровню 2</w:t>
            </w:r>
          </w:p>
        </w:tc>
        <w:tc>
          <w:tcPr>
            <w:tcW w:w="2153"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Конечные</w:t>
            </w:r>
            <w:r>
              <w:rPr>
                <w:color w:val="000000"/>
                <w:sz w:val="24"/>
                <w:szCs w:val="24"/>
                <w:lang w:val="en-US"/>
              </w:rPr>
              <w:t xml:space="preserve"> </w:t>
            </w:r>
            <w:r>
              <w:rPr>
                <w:color w:val="000000"/>
                <w:sz w:val="24"/>
                <w:szCs w:val="24"/>
              </w:rPr>
              <w:t>пользователи</w:t>
            </w:r>
            <w:r>
              <w:rPr>
                <w:color w:val="000000"/>
                <w:sz w:val="24"/>
                <w:szCs w:val="24"/>
                <w:lang w:val="en-US"/>
              </w:rPr>
              <w:t xml:space="preserve"> Face2Pay/Check-in/Pass</w:t>
            </w:r>
          </w:p>
        </w:tc>
        <w:tc>
          <w:tcPr>
            <w:tcW w:w="7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Транзакция</w:t>
            </w:r>
          </w:p>
        </w:tc>
        <w:tc>
          <w:tcPr>
            <w:tcW w:w="129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 + точка контакта</w:t>
            </w:r>
          </w:p>
        </w:tc>
        <w:tc>
          <w:tcPr>
            <w:tcW w:w="21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Терминал, АБО, «Карта жителя РТ», массовые СМИ</w:t>
            </w:r>
          </w:p>
        </w:tc>
        <w:tc>
          <w:tcPr>
            <w:tcW w:w="66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г), ё)</w:t>
            </w:r>
          </w:p>
        </w:tc>
      </w:tr>
    </w:tbl>
    <w:p w:rsidR="00CC791A" w:rsidRDefault="00CC791A">
      <w:pPr>
        <w:spacing w:line="240" w:lineRule="auto"/>
      </w:pPr>
    </w:p>
    <w:p w:rsidR="00CC791A" w:rsidRDefault="00C37771">
      <w:pPr>
        <w:ind w:firstLine="708"/>
      </w:pPr>
      <w:r>
        <w:rPr>
          <w:color w:val="000000"/>
        </w:rPr>
        <w:t>Источник: составлено автором на основе таблиц 2.1.4, 3.1.2, 3.1.3, [11, с. 567; 16, с. 48; 24, с. 106; 6, с. 87; 8, с. 567; 10, с. 198; 14, с. 156, 161].</w:t>
      </w:r>
    </w:p>
    <w:p w:rsidR="00CC791A" w:rsidRDefault="00C37771">
      <w:pPr>
        <w:ind w:firstLine="708"/>
      </w:pPr>
      <w:r>
        <w:rPr>
          <w:color w:val="000000"/>
        </w:rPr>
        <w:t>Три направления закрывают разные кластеры пробелов 2.3.6: А и Б — канальный (разведение push/pull по уровням продаж), Б и В — сегментный (гостиничный, возрастная верификация, B2C) и географический (выход за пределы Республики Татарстан через цифровые каналы и массовые СМИ).</w:t>
      </w:r>
    </w:p>
    <w:p w:rsidR="00CC791A" w:rsidRDefault="00C37771">
      <w:pPr>
        <w:ind w:firstLine="708"/>
      </w:pPr>
      <w:r>
        <w:rPr>
          <w:color w:val="000000"/>
        </w:rPr>
        <w:t>Принцип «один сегмент — одно ценностное предложение» [5, с. 124; 8, с. 318] требует от стратегии Face2 матрицы из шести офферов с собственным ценностным предложением, ключевым сообщением, количественной аргументацией и форматом коммерческого предложения для каждого сегмента из таблицы 3.1.3. Это закрывает контентный пробел 2 (регуляторный капитал переводится в массовое сообщение раздельно по сегментам) и сегментный пробел 3 таблицы 2.3.6.</w:t>
      </w:r>
    </w:p>
    <w:p w:rsidR="00CC791A" w:rsidRDefault="00C37771">
      <w:pPr>
        <w:ind w:firstLine="708"/>
      </w:pPr>
      <w:r>
        <w:rPr>
          <w:color w:val="000000"/>
        </w:rPr>
        <w:t>Таблица 3.2.2</w:t>
      </w:r>
    </w:p>
    <w:p w:rsidR="00CC791A" w:rsidRDefault="00C37771">
      <w:pPr>
        <w:ind w:firstLine="708"/>
      </w:pPr>
      <w:r>
        <w:rPr>
          <w:color w:val="000000"/>
        </w:rPr>
        <w:t>Отраслевые офферы Face2 для шести приоритетных сегментов</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54"/>
        <w:gridCol w:w="1865"/>
        <w:gridCol w:w="1794"/>
        <w:gridCol w:w="1535"/>
        <w:gridCol w:w="1544"/>
        <w:gridCol w:w="943"/>
      </w:tblGrid>
      <w:tr w:rsidR="00CC791A">
        <w:trPr>
          <w:cantSplit/>
          <w:tblHeader/>
          <w:jc w:val="center"/>
        </w:trPr>
        <w:tc>
          <w:tcPr>
            <w:tcW w:w="12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lastRenderedPageBreak/>
              <w:t>Сегмент</w:t>
            </w:r>
          </w:p>
        </w:tc>
        <w:tc>
          <w:tcPr>
            <w:tcW w:w="1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Ценностное предложение</w:t>
            </w:r>
          </w:p>
        </w:tc>
        <w:tc>
          <w:tcPr>
            <w:tcW w:w="22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Сообщение</w:t>
            </w:r>
          </w:p>
        </w:tc>
        <w:tc>
          <w:tcPr>
            <w:tcW w:w="2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Аргументы</w:t>
            </w:r>
          </w:p>
        </w:tc>
        <w:tc>
          <w:tcPr>
            <w:tcW w:w="13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Формат КП</w:t>
            </w:r>
          </w:p>
        </w:tc>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Пробелы 2.3.6</w:t>
            </w:r>
          </w:p>
        </w:tc>
      </w:tr>
      <w:tr w:rsidR="00CC791A">
        <w:trPr>
          <w:cantSplit/>
          <w:jc w:val="center"/>
        </w:trPr>
        <w:tc>
          <w:tcPr>
            <w:tcW w:w="122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Банки и МФО</w:t>
            </w:r>
          </w:p>
        </w:tc>
        <w:tc>
          <w:tcPr>
            <w:tcW w:w="191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КБС под ключ от регбанка с банковской экспертизой</w:t>
            </w:r>
          </w:p>
        </w:tc>
        <w:tc>
          <w:tcPr>
            <w:tcW w:w="22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«Безопасность и 572-ФЗ»</w:t>
            </w:r>
          </w:p>
        </w:tc>
        <w:tc>
          <w:tcPr>
            <w:tcW w:w="2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из 16 аккред. КБС РФ; ЕБС с 2018; 5 тыс. сотр., 200 терм.; № 101 в перечне ЦБ</w:t>
            </w:r>
          </w:p>
        </w:tc>
        <w:tc>
          <w:tcPr>
            <w:tcW w:w="13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Эксперт-встреча + RFP + демо + ТЭО</w:t>
            </w:r>
          </w:p>
        </w:tc>
        <w:tc>
          <w:tcPr>
            <w:tcW w:w="6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2, 5</w:t>
            </w:r>
          </w:p>
        </w:tc>
      </w:tr>
      <w:tr w:rsidR="00CC791A">
        <w:trPr>
          <w:cantSplit/>
          <w:jc w:val="center"/>
        </w:trPr>
        <w:tc>
          <w:tcPr>
            <w:tcW w:w="122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Ритейл и вендинг</w:t>
            </w:r>
          </w:p>
        </w:tc>
        <w:tc>
          <w:tcPr>
            <w:tcW w:w="191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Биоэквайринг и возраст-верификация без аккредитации</w:t>
            </w:r>
          </w:p>
        </w:tc>
        <w:tc>
          <w:tcPr>
            <w:tcW w:w="22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«Платёж лицом — быстрее карты и QR»</w:t>
            </w:r>
          </w:p>
        </w:tc>
        <w:tc>
          <w:tcPr>
            <w:tcW w:w="2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770 руб. чек; 145,9 млн платежей за 9 мес. 2025</w:t>
            </w:r>
          </w:p>
        </w:tc>
        <w:tc>
          <w:tcPr>
            <w:tcW w:w="13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Типовое КП + онлайн-заявка</w:t>
            </w:r>
          </w:p>
        </w:tc>
        <w:tc>
          <w:tcPr>
            <w:tcW w:w="6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3, 6</w:t>
            </w:r>
          </w:p>
        </w:tc>
      </w:tr>
      <w:tr w:rsidR="00CC791A">
        <w:trPr>
          <w:cantSplit/>
          <w:jc w:val="center"/>
        </w:trPr>
        <w:tc>
          <w:tcPr>
            <w:tcW w:w="122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Транспорт</w:t>
            </w:r>
          </w:p>
        </w:tc>
        <w:tc>
          <w:tcPr>
            <w:tcW w:w="191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Оплата проезда лицом — кейс Казанского метро</w:t>
            </w:r>
          </w:p>
        </w:tc>
        <w:tc>
          <w:tcPr>
            <w:tcW w:w="22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«Уже работает в одной из крупнейших транспортных систем РФ»</w:t>
            </w:r>
          </w:p>
        </w:tc>
        <w:tc>
          <w:tcPr>
            <w:tcW w:w="2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Минцифры, Минтранс, ЦБТ, НСПК; 145,9 млн платежей</w:t>
            </w:r>
          </w:p>
        </w:tc>
        <w:tc>
          <w:tcPr>
            <w:tcW w:w="13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 с регоператором + Минтранс</w:t>
            </w:r>
          </w:p>
        </w:tc>
        <w:tc>
          <w:tcPr>
            <w:tcW w:w="6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3, 4</w:t>
            </w:r>
          </w:p>
        </w:tc>
      </w:tr>
      <w:tr w:rsidR="00CC791A">
        <w:trPr>
          <w:cantSplit/>
          <w:jc w:val="center"/>
        </w:trPr>
        <w:tc>
          <w:tcPr>
            <w:tcW w:w="122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Гостиницы и массовые объекты</w:t>
            </w:r>
          </w:p>
        </w:tc>
        <w:tc>
          <w:tcPr>
            <w:tcW w:w="191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Заселение/проход без паспорта по вектору ЕБС</w:t>
            </w:r>
          </w:p>
        </w:tc>
        <w:tc>
          <w:tcPr>
            <w:tcW w:w="22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«50+ млн векторов полезной базы ЕБС — ваши гости тоже»</w:t>
            </w:r>
          </w:p>
        </w:tc>
        <w:tc>
          <w:tcPr>
            <w:tcW w:w="2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119 млн векторов в ЕБС на 31.12.2025; полезная &gt; 50 млн; +10× за 2024–2025</w:t>
            </w:r>
          </w:p>
        </w:tc>
        <w:tc>
          <w:tcPr>
            <w:tcW w:w="13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Типовое КП</w:t>
            </w:r>
          </w:p>
        </w:tc>
        <w:tc>
          <w:tcPr>
            <w:tcW w:w="6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3, 8</w:t>
            </w:r>
          </w:p>
        </w:tc>
      </w:tr>
      <w:tr w:rsidR="00CC791A">
        <w:trPr>
          <w:cantSplit/>
          <w:jc w:val="center"/>
        </w:trPr>
        <w:tc>
          <w:tcPr>
            <w:tcW w:w="122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Промпредприятия, БЦ, вузы</w:t>
            </w:r>
          </w:p>
        </w:tc>
        <w:tc>
          <w:tcPr>
            <w:tcW w:w="191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СКУД на лицах через ЕБС</w:t>
            </w:r>
          </w:p>
        </w:tc>
        <w:tc>
          <w:tcPr>
            <w:tcW w:w="22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«Карты и пропуска можно списать»</w:t>
            </w:r>
          </w:p>
        </w:tc>
        <w:tc>
          <w:tcPr>
            <w:tcW w:w="2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Внутренний кейс АББ; ниже опер. рисков</w:t>
            </w:r>
          </w:p>
        </w:tc>
        <w:tc>
          <w:tcPr>
            <w:tcW w:w="13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Типовое КП + опц. пилот</w:t>
            </w:r>
          </w:p>
        </w:tc>
        <w:tc>
          <w:tcPr>
            <w:tcW w:w="6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3, 7</w:t>
            </w:r>
          </w:p>
        </w:tc>
      </w:tr>
      <w:tr w:rsidR="00CC791A">
        <w:trPr>
          <w:cantSplit/>
          <w:jc w:val="center"/>
        </w:trPr>
        <w:tc>
          <w:tcPr>
            <w:tcW w:w="122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Госучреждения, МФЦ</w:t>
            </w:r>
          </w:p>
        </w:tc>
        <w:tc>
          <w:tcPr>
            <w:tcW w:w="191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Идентификация без документов</w:t>
            </w:r>
          </w:p>
        </w:tc>
        <w:tc>
          <w:tcPr>
            <w:tcW w:w="222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«Цифровизация без потери юридической силы»</w:t>
            </w:r>
          </w:p>
        </w:tc>
        <w:tc>
          <w:tcPr>
            <w:tcW w:w="2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450 131 «Карта жителя РТ»; 5-уровневый регконтур</w:t>
            </w:r>
          </w:p>
        </w:tc>
        <w:tc>
          <w:tcPr>
            <w:tcW w:w="130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 в субъекте → тираж</w:t>
            </w:r>
          </w:p>
        </w:tc>
        <w:tc>
          <w:tcPr>
            <w:tcW w:w="6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3, 4, 8</w:t>
            </w:r>
          </w:p>
        </w:tc>
      </w:tr>
    </w:tbl>
    <w:p w:rsidR="00CC791A" w:rsidRDefault="00CC791A">
      <w:pPr>
        <w:spacing w:line="240" w:lineRule="auto"/>
      </w:pPr>
    </w:p>
    <w:p w:rsidR="00CC791A" w:rsidRDefault="00C37771">
      <w:pPr>
        <w:ind w:firstLine="708"/>
      </w:pPr>
      <w:r>
        <w:rPr>
          <w:color w:val="000000"/>
        </w:rPr>
        <w:t>Источник: составлено автором на основе таблиц 2.2.2, 3.1.3, [5, с. 124; 8, с. 318; 27; 26, с. 29, 33; 35; 32; 39; 37; 34; 28; 29], а также по предоставленным компанией данным.</w:t>
      </w:r>
    </w:p>
    <w:p w:rsidR="00CC791A" w:rsidRDefault="00C37771">
      <w:pPr>
        <w:ind w:firstLine="708"/>
      </w:pPr>
      <w:r>
        <w:rPr>
          <w:color w:val="000000"/>
        </w:rPr>
        <w:t>Матрица решает три задачи: переводит регуляторный капитал в шесть сообщений, понятных операционному менеджменту конкретных сегментов; фиксирует количественную доказательную базу для каждого оффера; дифференцирует формат КП — от экспертной встречи с RFP в банковском сегменте до онлайн-заявки в ритейле.</w:t>
      </w:r>
    </w:p>
    <w:p w:rsidR="00CC791A" w:rsidRDefault="00C37771">
      <w:pPr>
        <w:ind w:firstLine="708"/>
      </w:pPr>
      <w:r>
        <w:rPr>
          <w:color w:val="000000"/>
        </w:rPr>
        <w:t xml:space="preserve">Канальная структура Face2 формируется как ответ на канальный (1), географический (8) и конверсионный (6) пробелы таблицы 2.3.6. </w:t>
        <w:lastRenderedPageBreak/>
        <w:t>Принципиальное решение — сохранение сильного push-контура (внутренний контур банка, партнёрские каналы федерального уровня, демонстрационные каналы в Республике Татарстан, инвентаризированные в таблице 2.3.2) и достройка pull-контура за счёт четырёх канальных групп: цифровых каналов, экспертных офлайн-каналов, партнёрских каналов и банковской экосистемы как самостоятельного канала. Целевая структура представлена в таблице 3.2.3.</w:t>
      </w:r>
    </w:p>
    <w:p w:rsidR="00CC791A" w:rsidRDefault="00C37771">
      <w:pPr>
        <w:ind w:firstLine="708"/>
      </w:pPr>
      <w:r>
        <w:rPr>
          <w:color w:val="000000"/>
        </w:rPr>
        <w:t>Таблица 3.2.3</w:t>
      </w:r>
    </w:p>
    <w:p w:rsidR="00CC791A" w:rsidRDefault="00C37771">
      <w:pPr>
        <w:ind w:firstLine="708"/>
      </w:pPr>
      <w:r>
        <w:rPr>
          <w:color w:val="000000"/>
        </w:rPr>
        <w:t>Целевая канальная структура продвижения Face2</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49"/>
        <w:gridCol w:w="2488"/>
        <w:gridCol w:w="585"/>
        <w:gridCol w:w="1661"/>
        <w:gridCol w:w="1838"/>
        <w:gridCol w:w="1413"/>
      </w:tblGrid>
      <w:tr w:rsidR="00CC791A">
        <w:trPr>
          <w:cantSplit/>
          <w:tblHeader/>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Группа каналов</w:t>
            </w:r>
          </w:p>
        </w:tc>
        <w:tc>
          <w:tcPr>
            <w:tcW w:w="28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Канал</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w:t>
            </w:r>
          </w:p>
        </w:tc>
        <w:tc>
          <w:tcPr>
            <w:tcW w:w="1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Обслуживаемое направление 3.2.1</w:t>
            </w:r>
          </w:p>
        </w:tc>
        <w:tc>
          <w:tcPr>
            <w:tcW w:w="1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Этап воронки</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Закрываемый пробел 2.3.6</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face2.ru с CTA-механикой</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В</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 → 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1, 6</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Контекстная реклама в «Яндексе»</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 → Интерес</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Соцсети</w:t>
            </w:r>
            <w:r>
              <w:rPr>
                <w:color w:val="000000"/>
                <w:sz w:val="24"/>
                <w:szCs w:val="24"/>
                <w:lang w:val="en-US"/>
              </w:rPr>
              <w:t xml:space="preserve"> Face2 (Telegram, </w:t>
            </w:r>
            <w:r>
              <w:rPr>
                <w:color w:val="000000"/>
                <w:sz w:val="24"/>
                <w:szCs w:val="24"/>
              </w:rPr>
              <w:t>ВКонтакте</w:t>
            </w:r>
            <w:r>
              <w:rPr>
                <w:color w:val="000000"/>
                <w:sz w:val="24"/>
                <w:szCs w:val="24"/>
                <w:lang w:val="en-US"/>
              </w:rPr>
              <w:t>, Habr)</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Б, В</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1, 2, 5</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Email-маркетинг</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Б</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1, 7</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Офлайн-экспертные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Отраслевые конференции (FINOPOLIS, CIPR и др.)</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сохранение push</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Офлайн-экспертные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Демонстрационная зона АББ</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Офлайн-экспертные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Закрытые экспертные встречи</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 → Принятие</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сохранение push</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Партнёрские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Интеграторы</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Партнёрские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Вендоры оборудования</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Партнёрские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Государственные партнёры (Минцифры, Минтранс, ЦБТ, НСПК)</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Push</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B2G</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Экосистемные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Мобильное приложение АБО АББ (930 тыс. пользователей)</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8</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Экосистемные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«Карта жителя РТ» (450 131 карта)</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8</w:t>
            </w:r>
          </w:p>
        </w:tc>
      </w:tr>
      <w:tr w:rsidR="00CC791A">
        <w:trPr>
          <w:cantSplit/>
          <w:jc w:val="center"/>
        </w:trPr>
        <w:tc>
          <w:tcPr>
            <w:tcW w:w="17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Экосистемные</w:t>
            </w:r>
          </w:p>
        </w:tc>
        <w:tc>
          <w:tcPr>
            <w:tcW w:w="288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Сеть из 166 офисов АББ</w:t>
            </w:r>
          </w:p>
        </w:tc>
        <w:tc>
          <w:tcPr>
            <w:tcW w:w="662"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Pull</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w:t>
            </w:r>
          </w:p>
        </w:tc>
        <w:tc>
          <w:tcPr>
            <w:tcW w:w="154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Регистрация в ЕБС</w:t>
            </w:r>
          </w:p>
        </w:tc>
        <w:tc>
          <w:tcPr>
            <w:tcW w:w="12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8</w:t>
            </w:r>
          </w:p>
        </w:tc>
      </w:tr>
    </w:tbl>
    <w:p w:rsidR="00CC791A" w:rsidRDefault="00CC791A">
      <w:pPr>
        <w:spacing w:line="240" w:lineRule="auto"/>
      </w:pPr>
    </w:p>
    <w:p w:rsidR="00CC791A" w:rsidRDefault="00C37771">
      <w:pPr>
        <w:ind w:firstLine="708"/>
      </w:pPr>
      <w:r>
        <w:rPr>
          <w:color w:val="000000"/>
        </w:rPr>
        <w:lastRenderedPageBreak/>
        <w:t>Источник: составлено автором на основе таблиц 1.2.4, 2.3.2, [6, с. 87; 7; 27; 26, с. 17, 29, 30–31, 33].</w:t>
      </w:r>
    </w:p>
    <w:p w:rsidR="00CC791A" w:rsidRDefault="00C37771">
      <w:pPr>
        <w:ind w:firstLine="708"/>
      </w:pPr>
      <w:r>
        <w:rPr>
          <w:color w:val="000000"/>
        </w:rPr>
        <w:t>К существующей структуре «как есть» (таблица 2.3.2) добавляются четыре новых элемента: переоснащённый face2.ru с CTA-механикой, отдельный бренд Face2 в соцсетях, контекстная реклама под направление Б и банковская экосистема как самостоятельный канал направления В. Push-блок при этом сохраняется в полном объёме, что соответствует асимметричной интегрированной стратегии § 3.1.5.</w:t>
      </w:r>
    </w:p>
    <w:p w:rsidR="00CC791A" w:rsidRDefault="00C37771">
      <w:pPr>
        <w:ind w:firstLine="708"/>
      </w:pPr>
      <w:r>
        <w:rPr>
          <w:color w:val="000000"/>
        </w:rPr>
        <w:t>Контентная и PR-стратегия наполняет этап «Доверие» маркетинговой воронки массовой аудиторией и синхронно закрывает три пробела аргументации таблицы 2.3.6: контентный (2) — переводом регуляторного капитала в массовое сообщение; доказательный (4) — планом независимой международной верификации точности (NIST FRTE, iBeta Level 2); пробел People (5) — формированием публичной линейки из четырёх ролей: CISO банка, юрист по № 572-ФЗ, продакт-менеджер Face2, амбассадоры из числа референс-клиентов. Контент-конвейер строится на трёх типах материалов — регуляторном, кейсовом и доказательном [1; 36; 35; 40; 37; 2; 3; 4; 28; 29]. PR-стратегия выводит размещения за пределы татарстанских изданий в деловые федеральные СМИ и отраслевые ИТ-каталоги, закрывая географический (8) и канальный (1) пробелы. Распределение мероприятий сведено в таблице 3.2.4.</w:t>
      </w:r>
    </w:p>
    <w:p w:rsidR="00CC791A" w:rsidRDefault="00C37771">
      <w:pPr>
        <w:ind w:firstLine="708"/>
      </w:pPr>
      <w:r>
        <w:rPr>
          <w:color w:val="000000"/>
        </w:rPr>
        <w:t>Таблица 3.2.4</w:t>
      </w:r>
    </w:p>
    <w:p w:rsidR="00CC791A" w:rsidRDefault="00C37771">
      <w:pPr>
        <w:ind w:firstLine="708"/>
      </w:pPr>
      <w:r>
        <w:rPr>
          <w:color w:val="000000"/>
        </w:rPr>
        <w:t>Контентная и PR-стратегия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56"/>
        <w:gridCol w:w="2347"/>
        <w:gridCol w:w="1555"/>
        <w:gridCol w:w="1769"/>
        <w:gridCol w:w="1365"/>
        <w:gridCol w:w="943"/>
      </w:tblGrid>
      <w:tr w:rsidR="00CC791A">
        <w:trPr>
          <w:cantSplit/>
          <w:tblHeader/>
          <w:jc w:val="center"/>
        </w:trPr>
        <w:tc>
          <w:tcPr>
            <w:tcW w:w="1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 активности</w:t>
            </w:r>
          </w:p>
        </w:tc>
        <w:tc>
          <w:tcPr>
            <w:tcW w:w="26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Мероприятие</w:t>
            </w:r>
          </w:p>
        </w:tc>
        <w:tc>
          <w:tcPr>
            <w:tcW w:w="16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Регулярность</w:t>
            </w:r>
          </w:p>
        </w:tc>
        <w:tc>
          <w:tcPr>
            <w:tcW w:w="18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Канал</w:t>
            </w:r>
          </w:p>
        </w:tc>
        <w:tc>
          <w:tcPr>
            <w:tcW w:w="10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Спикер</w:t>
            </w:r>
          </w:p>
        </w:tc>
        <w:tc>
          <w:tcPr>
            <w:tcW w:w="74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Пробелы 2.3.6</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Контент-конвейер</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(572-ФЗ, ЕБС, КБС, 420/421-ФЗ)</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2/мес.</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Сайт + соцсети + email</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Юрист по 572-ФЗ</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2, 5</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Контент-конвейер</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Кейсы внедрений с расчётом эффекта</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кейс/мес.</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Сайт + соцсети + СМИ</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Продакт + амбассадор</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3, 7</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Контент-конвейер</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Технические материалы (точность, спуфинг, дипфейки)</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публ./квартал</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Habr + сайт</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 + продакт</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4, 5</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Размещения в деловых федеральных СМИ</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1–2/квартал</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«Ведомости», РБК, «Коммерсантъ»</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Профильный спикер</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1, 8</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PR</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Размещения в ИТ-каталогах</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обновлениям</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TAdviser, CNews</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Продакт</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1, 4</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Сертификация</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NIST FRTE</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Заявка фаза 1, результат фаза 2</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Сертификация</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iBeta Level 2 (антиспуфинг)</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Заявка фаза 1, результат фаза 2</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w:t>
            </w:r>
          </w:p>
        </w:tc>
      </w:tr>
      <w:tr w:rsidR="00CC791A">
        <w:trPr>
          <w:cantSplit/>
          <w:jc w:val="center"/>
        </w:trPr>
        <w:tc>
          <w:tcPr>
            <w:tcW w:w="171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Линейка спикеров</w:t>
            </w:r>
          </w:p>
        </w:tc>
        <w:tc>
          <w:tcPr>
            <w:tcW w:w="267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Публичные выступления</w:t>
            </w:r>
          </w:p>
        </w:tc>
        <w:tc>
          <w:tcPr>
            <w:tcW w:w="1606"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4–6/год</w:t>
            </w:r>
          </w:p>
        </w:tc>
        <w:tc>
          <w:tcPr>
            <w:tcW w:w="1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FINOPOLIS, CIPR, отраслевые форумы</w:t>
            </w:r>
          </w:p>
        </w:tc>
        <w:tc>
          <w:tcPr>
            <w:tcW w:w="107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Все четыре роли</w:t>
            </w:r>
          </w:p>
        </w:tc>
        <w:tc>
          <w:tcPr>
            <w:tcW w:w="74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5</w:t>
            </w:r>
          </w:p>
        </w:tc>
      </w:tr>
    </w:tbl>
    <w:p w:rsidR="00CC791A" w:rsidRDefault="00CC791A">
      <w:pPr>
        <w:spacing w:line="240" w:lineRule="auto"/>
      </w:pPr>
    </w:p>
    <w:p w:rsidR="00CC791A" w:rsidRDefault="00C37771">
      <w:pPr>
        <w:ind w:firstLine="708"/>
      </w:pPr>
      <w:r>
        <w:rPr>
          <w:color w:val="000000"/>
        </w:rPr>
        <w:t>Источник: составлено автором на основе таблиц 1.2.4, 2.3.3, [16, с. 43–48; 24, с. 100–110; 6, с. 87; 7; 1; 36; 35; 40; 32; 37; 2; 3; 4; 28; 29].</w:t>
      </w:r>
    </w:p>
    <w:p w:rsidR="00CC791A" w:rsidRDefault="00C37771">
      <w:pPr>
        <w:ind w:firstLine="708"/>
      </w:pPr>
      <w:r>
        <w:rPr>
          <w:color w:val="000000"/>
        </w:rPr>
        <w:t>От существующей практики Face2 стратегия отличается тремя элементами: переходом от точечных пресс-релизов к регулярному контент-конвейеру; планом получения независимой международной верификации точности; формированием публичной линейки из четырёх спикеров вместо одного контактного менеджера. Совокупно эти элементы наполняют этап «Доверие» массовой аудиторией без размывания регуляторного позиционирования.</w:t>
      </w:r>
    </w:p>
    <w:p w:rsidR="00CC791A" w:rsidRDefault="00C37771">
      <w:pPr>
        <w:ind w:firstLine="708"/>
      </w:pPr>
      <w:r>
        <w:rPr>
          <w:color w:val="000000"/>
        </w:rPr>
        <w:t>Горизонт реализации — 36 месяцев, разделённых на три фазы. Содержательная логика по фазам сведена в таблице 3.2.5; календарный план с RACI и контрольными точками — в подразделе 3.3.4 (разделение содержательной и организационной плоскостей внедрения).</w:t>
      </w:r>
    </w:p>
    <w:p w:rsidR="00CC791A" w:rsidRDefault="00C37771">
      <w:pPr>
        <w:ind w:firstLine="708"/>
      </w:pPr>
      <w:r>
        <w:rPr>
          <w:color w:val="000000"/>
        </w:rPr>
        <w:t>Таблица 3.2.5</w:t>
      </w:r>
    </w:p>
    <w:p w:rsidR="00CC791A" w:rsidRDefault="00C37771">
      <w:pPr>
        <w:ind w:firstLine="708"/>
      </w:pPr>
      <w:r>
        <w:rPr>
          <w:color w:val="000000"/>
        </w:rPr>
        <w:t>Содержательная логика этапов реализации стратегии продвижения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17"/>
        <w:gridCol w:w="976"/>
        <w:gridCol w:w="2704"/>
        <w:gridCol w:w="1350"/>
        <w:gridCol w:w="2688"/>
      </w:tblGrid>
      <w:tr w:rsidR="00CC791A">
        <w:trPr>
          <w:cantSplit/>
          <w:tblHeader/>
          <w:jc w:val="center"/>
        </w:trPr>
        <w:tc>
          <w:tcPr>
            <w:tcW w:w="15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Горизонт</w:t>
            </w:r>
          </w:p>
        </w:tc>
        <w:tc>
          <w:tcPr>
            <w:tcW w:w="30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Пробелы 2.3.6</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Готовность к выходу</w:t>
            </w:r>
          </w:p>
        </w:tc>
      </w:tr>
      <w:tr w:rsidR="00CC791A">
        <w:trPr>
          <w:cantSplit/>
          <w:jc w:val="center"/>
        </w:trPr>
        <w:tc>
          <w:tcPr>
            <w:tcW w:w="15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Активация</w:t>
            </w:r>
          </w:p>
        </w:tc>
        <w:tc>
          <w:tcPr>
            <w:tcW w:w="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мес. 1–6</w:t>
            </w:r>
          </w:p>
        </w:tc>
        <w:tc>
          <w:tcPr>
            <w:tcW w:w="30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CTA-сайт, контент-конвейер, спикеры, заявки на NIST/iBeta, бренд в соцсетях, типовые КП</w:t>
            </w:r>
          </w:p>
        </w:tc>
        <w:tc>
          <w:tcPr>
            <w:tcW w:w="123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(частично), 2, 5, 6</w:t>
            </w:r>
          </w:p>
        </w:tc>
        <w:tc>
          <w:tcPr>
            <w:tcW w:w="29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Инфраструктура лидов и доказательная база в работе</w:t>
            </w:r>
          </w:p>
        </w:tc>
      </w:tr>
      <w:tr w:rsidR="00CC791A">
        <w:trPr>
          <w:cantSplit/>
          <w:jc w:val="center"/>
        </w:trPr>
        <w:tc>
          <w:tcPr>
            <w:tcW w:w="15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2. Масштабирование</w:t>
            </w:r>
          </w:p>
        </w:tc>
        <w:tc>
          <w:tcPr>
            <w:tcW w:w="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мес. 7–18</w:t>
            </w:r>
          </w:p>
        </w:tc>
        <w:tc>
          <w:tcPr>
            <w:tcW w:w="30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Конференции, партнёрская сеть, пилоты в 3 сегментах, экосистема как канал, СМИ</w:t>
            </w:r>
          </w:p>
        </w:tc>
        <w:tc>
          <w:tcPr>
            <w:tcW w:w="123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1, 3, 4, 8</w:t>
            </w:r>
          </w:p>
        </w:tc>
        <w:tc>
          <w:tcPr>
            <w:tcW w:w="29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Накопленная референсная база и подтверждённые сертификации</w:t>
            </w:r>
          </w:p>
        </w:tc>
      </w:tr>
      <w:tr w:rsidR="00CC791A">
        <w:trPr>
          <w:cantSplit/>
          <w:jc w:val="center"/>
        </w:trPr>
        <w:tc>
          <w:tcPr>
            <w:tcW w:w="153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3. Закрепление</w:t>
            </w:r>
          </w:p>
        </w:tc>
        <w:tc>
          <w:tcPr>
            <w:tcW w:w="8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мес. 19–36</w:t>
            </w:r>
          </w:p>
        </w:tc>
        <w:tc>
          <w:tcPr>
            <w:tcW w:w="30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Референс-программа, расширение географии, эволюция продукта, B2G</w:t>
            </w:r>
          </w:p>
        </w:tc>
        <w:tc>
          <w:tcPr>
            <w:tcW w:w="123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7, 8 (углубление)</w:t>
            </w:r>
          </w:p>
        </w:tc>
        <w:tc>
          <w:tcPr>
            <w:tcW w:w="297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Устойчивая узнаваемость и зрелая pull-воронка</w:t>
            </w:r>
          </w:p>
        </w:tc>
      </w:tr>
    </w:tbl>
    <w:p w:rsidR="00CC791A" w:rsidRDefault="00CC791A">
      <w:pPr>
        <w:spacing w:line="240" w:lineRule="auto"/>
      </w:pPr>
    </w:p>
    <w:p w:rsidR="00CC791A" w:rsidRDefault="00C37771">
      <w:pPr>
        <w:ind w:firstLine="708"/>
      </w:pPr>
      <w:r>
        <w:rPr>
          <w:color w:val="000000"/>
        </w:rPr>
        <w:t>Источник: составлено автором на основе анализа подразделов 3.2.1–3.2.4 с опорой на [18, с. 5; 8, с. 412; 10, с. 156].</w:t>
      </w:r>
    </w:p>
    <w:p w:rsidR="00CC791A" w:rsidRDefault="00C37771">
      <w:pPr>
        <w:ind w:firstLine="708"/>
      </w:pPr>
      <w:r>
        <w:rPr>
          <w:color w:val="000000"/>
        </w:rPr>
        <w:t>Закрытие восьми пробелов распределяется по фазам неравномерно: пробелы аргументации (2, 5) и инфраструктуры воронки (6) — в фазе активации; пробелы охвата (1, 3, 8) и доказательный (4) — в фазе масштабирования; лояльностный (7) — в фазе закрепления. Это распределение задаёт логику бюджета (§ 3.2.6) и системы KPI (§ 3.3): фаза 1 требует приоритетных вложений в CAPEX, фаза 2 — в OPEX, фаза 3 — поддерживающего бюджета.</w:t>
      </w:r>
    </w:p>
    <w:p w:rsidR="00CC791A" w:rsidRDefault="00C37771">
      <w:pPr>
        <w:ind w:firstLine="708"/>
      </w:pPr>
      <w:r>
        <w:rPr>
          <w:color w:val="000000"/>
        </w:rPr>
        <w:t>Логические зависимости между фазами: CTA-механика на face2.ru (фаза 1) — вход в digital-каналы фазы 2; публичная линейка спикеров (фаза 1) — вход в PR-активности фазы 2; результаты NIST FRTE и iBeta (фаза 2) — вход в массовое позиционирование фазы 3; пилоты фазы 2 — основа референсной базы фазы 3.</w:t>
      </w:r>
    </w:p>
    <w:p w:rsidR="00CC791A" w:rsidRDefault="00C37771">
      <w:pPr>
        <w:ind w:firstLine="708"/>
      </w:pPr>
      <w:r>
        <w:rPr>
          <w:color w:val="000000"/>
        </w:rPr>
        <w:t>Бюджет переводит мероприятия 3.2.1–3.2.5 в плоскость затрат и формирует вход в § 3.3.2 для расчёта ROI. Структура бюджета строится по двум разрезам: тип затрат (CAPEX — разовые, OPEX — текущие) и фаза реализации.</w:t>
      </w:r>
    </w:p>
    <w:p w:rsidR="00CC791A" w:rsidRDefault="00C37771">
      <w:pPr>
        <w:ind w:firstLine="708"/>
      </w:pPr>
      <w:r>
        <w:rPr>
          <w:color w:val="000000"/>
        </w:rPr>
        <w:t>Таблица 3.2.6</w:t>
      </w:r>
    </w:p>
    <w:p w:rsidR="00CC791A" w:rsidRDefault="00C37771">
      <w:pPr>
        <w:ind w:firstLine="708"/>
      </w:pPr>
      <w:r>
        <w:rPr>
          <w:color w:val="000000"/>
        </w:rPr>
        <w:t>Структура бюджета мероприятий и ресурсное обеспечение стратегии продвижения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97"/>
        <w:gridCol w:w="844"/>
        <w:gridCol w:w="679"/>
        <w:gridCol w:w="679"/>
        <w:gridCol w:w="679"/>
        <w:gridCol w:w="1857"/>
      </w:tblGrid>
      <w:tr w:rsidR="00CC791A">
        <w:trPr>
          <w:cantSplit/>
          <w:tblHeader/>
          <w:jc w:val="center"/>
        </w:trPr>
        <w:tc>
          <w:tcPr>
            <w:tcW w:w="48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Статья</w:t>
            </w:r>
          </w:p>
        </w:tc>
        <w:tc>
          <w:tcPr>
            <w:tcW w:w="8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w:t>
            </w:r>
          </w:p>
        </w:tc>
        <w:tc>
          <w:tcPr>
            <w:tcW w:w="6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1</w:t>
            </w:r>
          </w:p>
        </w:tc>
        <w:tc>
          <w:tcPr>
            <w:tcW w:w="6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2</w:t>
            </w:r>
          </w:p>
        </w:tc>
        <w:tc>
          <w:tcPr>
            <w:tcW w:w="6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3</w:t>
            </w:r>
          </w:p>
        </w:tc>
        <w:tc>
          <w:tcPr>
            <w:tcW w:w="18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Связь с подразделом 3.2</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CAPEX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3.2.3, 3.2.4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Контентная студия (оборудование + первичная команда)</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CAPEX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CAPEX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Демонстрационные материалы и видеокейсы</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CAPEX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3.2.1, 3.2.4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Брендинг отдельной платформы Face2</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CAPEX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(команда, гонорары)</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 → 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PR-сопровождение (агентство / PR-менеджер)</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 → 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Контекстная реклама в «Яндексе»</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Email-маркетинг</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Отраслевые конференции (стенды, спонсорство, командировки)</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Партнёрская программа (комиссии интеграторов и вендоров)</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 → 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SMM (редактор, дизайнер, продвижение публикаций)</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 → 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3.2.3, 3.2.4</w:t>
            </w:r>
          </w:p>
        </w:tc>
      </w:tr>
      <w:tr w:rsidR="00CC791A">
        <w:trPr>
          <w:cantSplit/>
          <w:jc w:val="center"/>
        </w:trPr>
        <w:tc>
          <w:tcPr>
            <w:tcW w:w="489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(NPS, отзывы, кейс-стади)</w:t>
            </w:r>
          </w:p>
        </w:tc>
        <w:tc>
          <w:tcPr>
            <w:tcW w:w="84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OPEX</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w:t>
            </w:r>
          </w:p>
        </w:tc>
        <w:tc>
          <w:tcPr>
            <w:tcW w:w="67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185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3.2.5</w:t>
            </w:r>
          </w:p>
        </w:tc>
      </w:tr>
    </w:tbl>
    <w:p w:rsidR="00CC791A" w:rsidRDefault="00CC791A">
      <w:pPr>
        <w:spacing w:line="240" w:lineRule="auto"/>
      </w:pPr>
    </w:p>
    <w:p w:rsidR="00CC791A" w:rsidRDefault="00C37771">
      <w:pPr>
        <w:ind w:firstLine="708"/>
      </w:pPr>
      <w:r>
        <w:rPr>
          <w:color w:val="000000"/>
        </w:rPr>
        <w:t>Условные обозначения: «x» — низкая интенсивность затрат, «X» — высокая, «→» — нарастание; «—» — затраты не предусмотрены.</w:t>
      </w:r>
    </w:p>
    <w:p w:rsidR="00CC791A" w:rsidRDefault="00C37771">
      <w:pPr>
        <w:ind w:firstLine="708"/>
      </w:pPr>
      <w:r>
        <w:rPr>
          <w:color w:val="000000"/>
        </w:rPr>
        <w:t>Источник: составлено автором по логике подразделов 3.2.1–3.2.5; численные значения статей бюджета подлежат уточнению по данным маркетинговой службы ПАО «Ак Барс Банк» или по отраслевым бенчмаркам и используются в подразделе 3.3.2 как сценарные.</w:t>
      </w:r>
    </w:p>
    <w:p w:rsidR="00CC791A" w:rsidRDefault="00C37771">
      <w:pPr>
        <w:ind w:firstLine="708"/>
      </w:pPr>
      <w:r>
        <w:rPr>
          <w:color w:val="000000"/>
        </w:rPr>
        <w:t>Качественная структура расходов даёт три устойчивых наблюдения для § 3.3.2: фаза 1 — высокая доля CAPEX и умеренный OPEX (запуск инфраструктуры лидов); фаза 2 — снижение CAPEX и рост OPEX (обслуживание коммерческой деятельности); фаза 3 — преимущественно OPEX с добавлением референсной программы.</w:t>
      </w:r>
    </w:p>
    <w:p w:rsidR="00CC791A" w:rsidRDefault="00C37771">
      <w:pPr>
        <w:ind w:firstLine="708"/>
      </w:pPr>
      <w:r>
        <w:rPr>
          <w:color w:val="000000"/>
        </w:rPr>
        <w:t>Вывод по параграфу 3.2. Комплекс маркетинговых мероприятий построен как операционная развёртка интегрированной push-pull-стратегии и разворачивается в шести подразделах: три направления продвижения (3.2.1), шесть отраслевых офферов (3.2.2), четыре группы каналов (3.2.3), контент и PR с линейкой из четырёх спикеров и планом независимой сертификации (3.2.4), трёхфазная логика реализации (3.2.5) и структура бюджета (3.2.6). Восемь пробелов таблицы 2.3.6 распределены между подразделами 3.2 без пропусков и дублирования. Ожидаемый эффект — переход от точечной push-логики к интегрированной push-pull-логике, перевод регуляторного капитала в шесть отраслевых сообщений и публичную линейку спикеров, ввод банковской экосистемы (АБО — 930 тыс. пользователей, «Карта жителя РТ» — 450 131 карта, 166 офисов) как самостоятельного pull-канала. Численная оценка эффекта, KPI, риски и оргплан — в параграфе 3.3.</w:t>
      </w:r>
    </w:p>
    <w:p w:rsidR="00CC791A" w:rsidRDefault="00C37771">
      <w:pPr>
        <w:keepNext/>
        <w:keepLines/>
        <w:spacing w:before="200" w:after="120"/>
        <w:jc w:val="center"/>
      </w:pPr>
      <w:r>
        <w:rPr>
          <w:b/>
          <w:bCs/>
          <w:color w:val="000000"/>
        </w:rPr>
        <w:lastRenderedPageBreak/>
        <w:t>3.3. Оценка эффективности предложенной стратегии продвижения Face2</w:t>
      </w:r>
    </w:p>
    <w:p w:rsidR="00CC791A" w:rsidRDefault="00C37771">
      <w:pPr>
        <w:ind w:firstLine="708"/>
      </w:pPr>
      <w:r>
        <w:rPr>
          <w:color w:val="000000"/>
        </w:rPr>
        <w:t>Методический контур оценки эффективности задаётся четырьмя утверждениями, фиксируемыми в начале подраздела с тем, чтобы избежать претензии о произвольности расчёта.</w:t>
      </w:r>
    </w:p>
    <w:p w:rsidR="00CC791A" w:rsidRDefault="00C37771">
      <w:pPr>
        <w:ind w:firstLine="708"/>
      </w:pPr>
      <w:r>
        <w:rPr>
          <w:color w:val="000000"/>
        </w:rPr>
        <w:t>Первое — горизонт оценки. Стратегия оценивается на горизонте 36 месяцев, разделённом на три фазы по образцу таблицы 3.2.5: фаза активации (месяцы 1–6), фаза масштабирования (месяцы 7–18) и фаза закрепления (месяцы 19–36). Промежуточные точки контроля — окончания фаз; внутри фазы 1 предусмотрен дополнительный квартальный контроль (месяцы 3 и 6), что соответствует логике короткого цикла обратной связи на этапе запуска инфраструктуры привлечения лидов.</w:t>
      </w:r>
    </w:p>
    <w:p w:rsidR="00CC791A" w:rsidRDefault="00C37771">
      <w:pPr>
        <w:ind w:firstLine="708"/>
      </w:pPr>
      <w:r>
        <w:rPr>
          <w:color w:val="000000"/>
        </w:rPr>
        <w:t>Второе — сценарность расчёта. Оценка выполняется в трёх сценариях — пессимистическом (Π), реалистическом (Р) и оптимистическом (О), различающихся предположениями о темпе масштабирования партнёрской сети, скорости получения независимых международных сертификаций (NIST FRTE, iBeta Level 2), конверсии посетителя face2.ru в заявку и конверсии пилотов во внедрения. Сценарность согласована с указанием на гибкость ценовой и коммуникационной стратегии в условиях неопределённости рынка [18, с. 5; 10, с. 156] и работает на снижение риска переоценки эффекта.</w:t>
      </w:r>
    </w:p>
    <w:p w:rsidR="00CC791A" w:rsidRDefault="00C37771">
      <w:pPr>
        <w:ind w:firstLine="708"/>
      </w:pPr>
      <w:r>
        <w:rPr>
          <w:color w:val="000000"/>
        </w:rPr>
        <w:t>Третье — типология метрик. Используются четыре типа KPI, последовательно соответствующие этапам маркетинговой воронки из таблицы 1.2.4 параграфа 1.2: метрики охвата (audience metrics) — уникальные посетители face2.ru, медиа-охват, число подписчиков отдельного бренда Face2 в социальных сетях, цитируемость в деловых СМИ; метрики вовлечения (engagement metrics) — число входящих обращений, загрузки типовых коммерческих предложений по шести сегментам, средний скоринг лидов; метрики конверсии (conversion metrics) — доля пилотных проектов от лидов, доля внедрений от пилотов, средний цикл сделки по двум уровням продаж; метрики коммерческого результата (revenue metrics) — выручка по уровням продаж из таблицы 2.1.4, средний чек подключения, ROI стратегии.</w:t>
      </w:r>
    </w:p>
    <w:p w:rsidR="00CC791A" w:rsidRDefault="00C37771">
      <w:pPr>
        <w:ind w:firstLine="708"/>
      </w:pPr>
      <w:r>
        <w:rPr>
          <w:color w:val="000000"/>
        </w:rPr>
        <w:lastRenderedPageBreak/>
        <w:t>Четвёртое — методические ограничения, фиксируемые открыто. Их три. Во-первых, отсутствие публичных бенчмарков по конверсии в B2B-биометрии в Российской Федерации, что требует опоры на общеотраслевые бенчмарки B2B-маркетинга и на экспертную оценку автора с возможностью её последующего уточнения маркетинговой службой банка. Во-вторых, неопределённость отклика рынка на pull-инструменты в первый год после их запуска, что требует обязательного контроля по итогам фазы 1 с правом пересборки офферов и посадочных страниц. В-третьих, отсутствие у автора доступа к внутренним данным управленческой отчётности ПАО «Ак Барс Банк» по продажам Face2 за прошлые периоды, что требует опоры на публичные источники [27; 26; 32; 37; 34] и на бенчмарки лидеров рынка [38; 40; 41] при формировании сценарных предпосылок.</w:t>
      </w:r>
    </w:p>
    <w:p w:rsidR="00CC791A" w:rsidRDefault="00C37771">
      <w:pPr>
        <w:ind w:firstLine="708"/>
      </w:pPr>
      <w:r>
        <w:rPr>
          <w:color w:val="000000"/>
        </w:rPr>
        <w:t>С учётом перечисленной методической рамки система KPI стратегии формируется как двумерная матрица, в строках которой расположены три направления продвижения из таблицы 3.2.1, а в столбцах — этапы маркетинговой воронки из таблицы 1.2.4 (Осведомлённость, Интерес, Доверие, Пилот, Принятие, Лояльность). Каждая клетка матрицы содержит KPI, измеряющий продвижение соответствующей аудитории по соответствующему этапу. Сводная система KPI представлена в таблице 3.3.1.</w:t>
      </w:r>
    </w:p>
    <w:p w:rsidR="00CC791A" w:rsidRDefault="00C37771">
      <w:pPr>
        <w:ind w:firstLine="708"/>
      </w:pPr>
      <w:r>
        <w:rPr>
          <w:color w:val="000000"/>
        </w:rPr>
        <w:t>Таблица 3.3.1</w:t>
      </w:r>
    </w:p>
    <w:p w:rsidR="00CC791A" w:rsidRDefault="00C37771">
      <w:pPr>
        <w:ind w:firstLine="708"/>
      </w:pPr>
      <w:r>
        <w:rPr>
          <w:color w:val="000000"/>
        </w:rPr>
        <w:t>Система KPI стратегии продвижения Face2 по этапам воронки и направлениям продвижения</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61"/>
        <w:gridCol w:w="2258"/>
        <w:gridCol w:w="4517"/>
      </w:tblGrid>
      <w:tr w:rsidR="00CC791A">
        <w:trPr>
          <w:cantSplit/>
          <w:tblHeader/>
          <w:jc w:val="center"/>
        </w:trPr>
        <w:tc>
          <w:tcPr>
            <w:tcW w:w="28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Направление</w:t>
            </w:r>
          </w:p>
        </w:tc>
        <w:tc>
          <w:tcPr>
            <w:tcW w:w="2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Этап воронки</w:t>
            </w:r>
          </w:p>
        </w:tc>
        <w:tc>
          <w:tcPr>
            <w:tcW w:w="4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KPI</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 (уровень 1)</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Цитируемость в деловых СМИ; число публикаций экспертного контента</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 (уровень 1)</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Число входящих RFP; число запросов на демо</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 (уровень 1)</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Число подтверждённых референсов; результаты NIST FRTE и iBeta Level 2</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 (уровень 1)</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Число активных пилотов; средняя длительность пилота</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 (уровень 1)</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Принятие</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Число подписанных контрактов уровня 1; выручка КБС под ключ</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 B2B длинного цикла (уровень 1)</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Лояльность</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Доля контрактов с расширением модулей; NPS клиентов уровня 1</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Б. B2B/B2G короткого цикла (уровень 2)</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Уникальные посетители face2.ru; охват контекстной рекламы</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B2B/B2G короткого цикла (уровень 2)</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через CTA-механику; загрузки типовых КП по шести сегментам</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B2B/B2G короткого цикла (уровень 2)</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Число просмотров кейсового и регуляторного контента; CTR доказательного контента</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B2B/B2G короткого цикла (уровень 2)</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Число подключений в пилотном статусе</w:t>
            </w:r>
          </w:p>
        </w:tc>
      </w:tr>
      <w:tr w:rsidR="00CC791A" w:rsidRPr="009575D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B2B/B2G короткого цикла (уровень 2)</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Принятие</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Число</w:t>
            </w:r>
            <w:r>
              <w:rPr>
                <w:color w:val="000000"/>
                <w:sz w:val="24"/>
                <w:szCs w:val="24"/>
                <w:lang w:val="en-US"/>
              </w:rPr>
              <w:t xml:space="preserve"> </w:t>
            </w:r>
            <w:r>
              <w:rPr>
                <w:color w:val="000000"/>
                <w:sz w:val="24"/>
                <w:szCs w:val="24"/>
              </w:rPr>
              <w:t>коммерческих</w:t>
            </w:r>
            <w:r>
              <w:rPr>
                <w:color w:val="000000"/>
                <w:sz w:val="24"/>
                <w:szCs w:val="24"/>
                <w:lang w:val="en-US"/>
              </w:rPr>
              <w:t xml:space="preserve"> </w:t>
            </w:r>
            <w:r>
              <w:rPr>
                <w:color w:val="000000"/>
                <w:sz w:val="24"/>
                <w:szCs w:val="24"/>
              </w:rPr>
              <w:t>подключений</w:t>
            </w:r>
            <w:r>
              <w:rPr>
                <w:color w:val="000000"/>
                <w:sz w:val="24"/>
                <w:szCs w:val="24"/>
                <w:lang w:val="en-US"/>
              </w:rPr>
              <w:t xml:space="preserve">; </w:t>
            </w:r>
            <w:r>
              <w:rPr>
                <w:color w:val="000000"/>
                <w:sz w:val="24"/>
                <w:szCs w:val="24"/>
              </w:rPr>
              <w:t>выручка</w:t>
            </w:r>
            <w:r>
              <w:rPr>
                <w:color w:val="000000"/>
                <w:sz w:val="24"/>
                <w:szCs w:val="24"/>
                <w:lang w:val="en-US"/>
              </w:rPr>
              <w:t xml:space="preserve"> Face2Pay, Face2Pass, Face2Check-in</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 B2B/B2G короткого цикла (уровень 2)</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Лояльность</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Доля повторных продаж модулей; LTV подключённого объекта</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Осведомлённость</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Регистрации в ЕБС через приложение АБО АББ; охват в «Карте жителя РТ»</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Интерес</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Активации Face2Pay в метрополитене; число первых транзакций</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Доверие</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Доля повторных транзакций; снижение оттока после первой неудачной попытки</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 (этап не применим к B2C)</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Принятие</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Доля активных пользователей; средняя частота транзакций на пользователя</w:t>
            </w:r>
          </w:p>
        </w:tc>
      </w:tr>
      <w:tr w:rsidR="00CC791A">
        <w:trPr>
          <w:cantSplit/>
          <w:jc w:val="center"/>
        </w:trPr>
        <w:tc>
          <w:tcPr>
            <w:tcW w:w="28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 B2C-слой</w:t>
            </w:r>
          </w:p>
        </w:tc>
        <w:tc>
          <w:tcPr>
            <w:tcW w:w="225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Лояльность</w:t>
            </w:r>
          </w:p>
        </w:tc>
        <w:tc>
          <w:tcPr>
            <w:tcW w:w="4517"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NPS B2C; доля рекомендующих</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таблиц 1.2.4, 3.2.1, [6, с. 64; 7, с. 64; 8, с. 412; 10, с. 156].</w:t>
      </w:r>
    </w:p>
    <w:p w:rsidR="00CC791A" w:rsidRDefault="00C37771">
      <w:pPr>
        <w:ind w:firstLine="708"/>
      </w:pPr>
      <w:r>
        <w:rPr>
          <w:color w:val="000000"/>
        </w:rPr>
        <w:t xml:space="preserve">Каждый KPI таблицы 3.3.1 имеет три атрибута, фиксируемых в тексте: целевое значение в трёх сценариях на конец каждой фазы; метод измерения (внутренние логи face2.ru, инструменты медиа-мониторинга, CRM банка, отчётность маркетинговой службы); допущение о бенчмарке, на котором построено целевое значение. С учётом методического ограничения о численных значениях в качестве минимально достаточного набора (вариант, согласованный с принципом «связность с моделью важнее объёма чисел») фиксируются ориентиры по трём ключевым KPI каждого этапа воронки в реалистическом сценарии (Р). Для метрик охвата фазы 1 целевое значение по направлению Б — 5–15 тыс. уникальных посетителей face2.ru в месяц к концу фазы (от нулевой базы pull-канала); для метрик конверсии лидов в пилоты в направлениях А и Б — 5 % в реалистическом сценарии (типовой бенчмарк B2B-маркетинга, по [6, с. 64; 7, с. 64]), 2 % в пессимистическом и 8 % в оптимистическом; для метрик </w:t>
        <w:lastRenderedPageBreak/>
        <w:t>конверсии пилотов во внедрения — 45 % в реалистическом, 25 % в пессимистическом и 60 % в оптимистическом сценариях. Для метрик B2C направления В целевые значения назначаются от текущей базы 930 тыс. пользователей мобильного приложения АБО и 450 131 действующей «Карты жителя РТ» [26, с. 17, 29].</w:t>
      </w:r>
    </w:p>
    <w:p w:rsidR="00CC791A" w:rsidRDefault="00C37771">
      <w:pPr>
        <w:ind w:firstLine="708"/>
      </w:pPr>
      <w:r>
        <w:rPr>
          <w:color w:val="000000"/>
        </w:rPr>
        <w:t>Связь системы KPI с задачами стратегии 3.1.2 и пробелами таблицы 2.3.6 фиксируется явно. Каждая из семи задач 3.1.2 имеет адресный KPI: задача (а) уточнения позиционирования измеряется долей упоминаний с регуляторным акцентом на этапе «Доверие» в направлениях А и Б; задача (б) формирования отраслевых офферов — числом загрузок типовых коммерческих предложений по шести сегментам на этапе «Интерес» в направлении Б; задача (в) усиления коммуникации по № 572-ФЗ — числом просмотров регуляторного контента на этапе «Доверие» во всех трёх направлениях; задача (г) повышения федеральной узнаваемости — цитируемостью в деловых СМИ на этапе «Осведомлённость» в направлении А; задача (д) расширения доказательной базы — числом референс-кейсов в публичном доступе на этапе «Доверие» в направлениях А и Б; задача (е) развёртывания системы продвижения для двух уровней продаж — всем массивом метрик направлений А и Б; задача (ё) формирования системы показателей — самой таблицей 3.3.1 как методическим артефактом. Восемь пробелов из таблицы 2.3.6 закрываются метриками: канальный пробел (1) — долей выручки, привлечённой через pull-каналы (целевой рост с нулевого уровня до 30–50 % к концу фазы 3); контентный (2) — числом и охватом регуляторных публикаций нарастающим итогом; сегментный (3) — числом активных типовых КП и подключений в каждом из шести сегментов; доказательный (4) — двоичной метрикой получения сертификатов NIST FRTE и iBeta Level 2; пробел People (5) — числом публичных выступлений и цитат в СМИ по четырём ролям спикеров; конверсионный (6) — конверсией посетителя face2.ru в заявку (1,5–3 % в реалистическом сценарии); лояльностный (7) — NPS клиентов уровня 1 и долей повторных продаж модулей; географический (8) — долей заявок и подключений из субъектов Российской Федерации за пределами Республики Татарстан.</w:t>
      </w:r>
    </w:p>
    <w:p w:rsidR="00CC791A" w:rsidRDefault="00C37771">
      <w:pPr>
        <w:ind w:firstLine="708"/>
      </w:pPr>
      <w:r>
        <w:rPr>
          <w:color w:val="000000"/>
        </w:rPr>
        <w:lastRenderedPageBreak/>
        <w:t>Оценка экономического эффекта строится как сопоставление ожидаемой выручки стратегии с её бюджетом, разнесённым в таблице 3.2.6, и выражается в показателях ROI и срока окупаемости в трёх сценариях. Структура ожидаемой выручки следует двухуровневой модели продаж Face2, введённой в таблице 2.1.4 параграфа 2.1.</w:t>
      </w:r>
    </w:p>
    <w:p w:rsidR="00CC791A" w:rsidRDefault="00C37771">
      <w:pPr>
        <w:ind w:firstLine="708"/>
      </w:pPr>
      <w:r>
        <w:rPr>
          <w:color w:val="000000"/>
        </w:rPr>
        <w:t>Уровень 1 — продажа КБС под ключ — представлен моделью единичных крупных сделок длительного цикла. Целевые сегменты — банки и микрофинансовые организации со статусом оператора по № 115-ФЗ, государственные структуры с правом регистрации векторов в ЕБС, крупные корпорации с профильной аккредитацией. Доходность сделки складывается из лицензионных платежей за поставку программного контура КБС и платы за техническую поддержку и сопровождение. Средний чек сделки уровня 1 имеет порядок десятков миллионов рублей и принимается как сценарный параметр, опирающийся на структуру проекта КБС, описанную в технической документации Face2 [27; 28]; точное значение подлежит уточнению по данным маркетинговой службы банка.</w:t>
      </w:r>
    </w:p>
    <w:p w:rsidR="00CC791A" w:rsidRDefault="00C37771">
      <w:pPr>
        <w:ind w:firstLine="708"/>
      </w:pPr>
      <w:r>
        <w:rPr>
          <w:color w:val="000000"/>
        </w:rPr>
        <w:t xml:space="preserve">Уровень 2 — подключение конечного объекта к КБС, размещённой у Ак Барс Банка (Face2Pay, Face2Pass, Face2Check-in) — представлен моделью массовых сделок короткого цикла с транзакционной или абонементной экономикой. Целевые сегменты — ритейл и вендинг с возрастной верификацией, транспорт, гостеприимство, СКУД промышленных предприятий, бизнес-центров и вузов. Доходность подключения складывается из разовой платы за подключение объекта и текущих транзакционных или абонементных поступлений. Средний чек подключения принимается на уровне сотен тысяч рублей, а транзакционная составляющая опирается на публичный бенчмарк среднего чека биометрического платежа по Российской Федерации (770 руб.) и на динамику биометрических операций — около 145,9 млн платежей за девять месяцев 2025 года [32; 34]. Третий уровень (B2C-слой) прямой выручки не приносит и обслуживает выручку уровня 2 через массовое использование </w:t>
        <w:lastRenderedPageBreak/>
        <w:t>сервисов; в численный расчёт он входит косвенно через объём транзакций уровня 2.</w:t>
      </w:r>
    </w:p>
    <w:p w:rsidR="00CC791A" w:rsidRDefault="00C37771">
      <w:pPr>
        <w:ind w:firstLine="708"/>
      </w:pPr>
      <w:r>
        <w:rPr>
          <w:color w:val="000000"/>
        </w:rPr>
        <w:t>Сценарии различаются предпосылками: пессимистический (Π) исходит из медленного темпа масштабирования партнёрской сети, отсроченного получения сертификаций NIST FRTE и iBeta и низкой конверсии посетителя face2.ru в заявку; реалистический (Р) — из планового темпа масштабирования и получения сертификаций к концу фазы 2; оптимистический (О) — из ускоренного масштабирования, своевременного получения сертификаций и активного партнёрского отклика. Таблица 3.3.2 фиксирует сценарную развёртку выручки по двум уровням продаж и трём фазам реализации.</w:t>
      </w:r>
    </w:p>
    <w:p w:rsidR="00CC791A" w:rsidRDefault="00C37771">
      <w:pPr>
        <w:ind w:firstLine="708"/>
      </w:pPr>
      <w:r>
        <w:rPr>
          <w:color w:val="000000"/>
        </w:rPr>
        <w:t>Таблица 3.3.2</w:t>
      </w:r>
    </w:p>
    <w:p w:rsidR="00CC791A" w:rsidRDefault="00C37771">
      <w:pPr>
        <w:ind w:firstLine="708"/>
      </w:pPr>
      <w:r>
        <w:rPr>
          <w:color w:val="000000"/>
        </w:rPr>
        <w:t>Сценарная развёртка ожидаемой выручки стратегии продвижения Face2 (Π / Р / О)</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58"/>
        <w:gridCol w:w="1454"/>
        <w:gridCol w:w="1454"/>
        <w:gridCol w:w="1454"/>
        <w:gridCol w:w="2915"/>
      </w:tblGrid>
      <w:tr w:rsidR="00CC791A">
        <w:trPr>
          <w:cantSplit/>
          <w:tblHeader/>
          <w:jc w:val="center"/>
        </w:trPr>
        <w:tc>
          <w:tcPr>
            <w:tcW w:w="24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Уровень продаж и параметр</w:t>
            </w:r>
          </w:p>
        </w:tc>
        <w:tc>
          <w:tcPr>
            <w:tcW w:w="1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1 (мес. 1–6)</w:t>
            </w:r>
          </w:p>
        </w:tc>
        <w:tc>
          <w:tcPr>
            <w:tcW w:w="1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2 (мес. 7–18)</w:t>
            </w:r>
          </w:p>
        </w:tc>
        <w:tc>
          <w:tcPr>
            <w:tcW w:w="1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3 (мес. 19–36)</w:t>
            </w:r>
          </w:p>
        </w:tc>
        <w:tc>
          <w:tcPr>
            <w:tcW w:w="32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Источник параметра</w:t>
            </w:r>
          </w:p>
        </w:tc>
      </w:tr>
      <w:tr w:rsidR="00CC791A">
        <w:trPr>
          <w:cantSplit/>
          <w:jc w:val="center"/>
        </w:trPr>
        <w:tc>
          <w:tcPr>
            <w:tcW w:w="249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1, число сделок КБС под ключ, шт./фаза</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 / 0 / 1</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0–1 / 1 / 2</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1 / 2 / 4</w:t>
            </w:r>
          </w:p>
        </w:tc>
        <w:tc>
          <w:tcPr>
            <w:tcW w:w="32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Экспертная оценка с учётом цикла сделки 1–4 квартала [27; 28]</w:t>
            </w:r>
          </w:p>
        </w:tc>
      </w:tr>
      <w:tr w:rsidR="00CC791A">
        <w:trPr>
          <w:cantSplit/>
          <w:jc w:val="center"/>
        </w:trPr>
        <w:tc>
          <w:tcPr>
            <w:tcW w:w="249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1, средний чек сделки, млн руб.</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согласованию с банком</w:t>
            </w:r>
          </w:p>
        </w:tc>
        <w:tc>
          <w:tcPr>
            <w:tcW w:w="32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Структура проекта КБС [27; 28]</w:t>
            </w:r>
          </w:p>
        </w:tc>
      </w:tr>
      <w:tr w:rsidR="00CC791A">
        <w:trPr>
          <w:cantSplit/>
          <w:jc w:val="center"/>
        </w:trPr>
        <w:tc>
          <w:tcPr>
            <w:tcW w:w="249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 число подключений объектов, шт./фаза</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единицы</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десятки</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сотни</w:t>
            </w:r>
          </w:p>
        </w:tc>
        <w:tc>
          <w:tcPr>
            <w:tcW w:w="32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Экспертная оценка с учётом партнёрской сети [6; 7]</w:t>
            </w:r>
          </w:p>
        </w:tc>
      </w:tr>
      <w:tr w:rsidR="00CC791A">
        <w:trPr>
          <w:cantSplit/>
          <w:jc w:val="center"/>
        </w:trPr>
        <w:tc>
          <w:tcPr>
            <w:tcW w:w="249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 средний чек подключения, тыс. руб.</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согласованию с банком</w:t>
            </w:r>
          </w:p>
        </w:tc>
        <w:tc>
          <w:tcPr>
            <w:tcW w:w="32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Экспертная оценка</w:t>
            </w:r>
          </w:p>
        </w:tc>
      </w:tr>
      <w:tr w:rsidR="00CC791A">
        <w:trPr>
          <w:cantSplit/>
          <w:jc w:val="center"/>
        </w:trPr>
        <w:tc>
          <w:tcPr>
            <w:tcW w:w="249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Уровень 2, транзакционный доход, млн руб./фаза</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формируется к концу фазы</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нарастающий</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основной вклад</w:t>
            </w:r>
          </w:p>
        </w:tc>
        <w:tc>
          <w:tcPr>
            <w:tcW w:w="32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данным [32; 34]: средний чек 770 руб., число транзакций</w:t>
            </w:r>
          </w:p>
        </w:tc>
      </w:tr>
      <w:tr w:rsidR="00CC791A">
        <w:trPr>
          <w:cantSplit/>
          <w:jc w:val="center"/>
        </w:trPr>
        <w:tc>
          <w:tcPr>
            <w:tcW w:w="249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Итого выручка фазы (Π / Р / О), млн руб.</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129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основная</w:t>
            </w:r>
          </w:p>
        </w:tc>
        <w:tc>
          <w:tcPr>
            <w:tcW w:w="324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Сумма параметров уровня 1 и уровня 2</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таблиц 2.1.4, 3.2.1, [27; 32; 37; 34; 28; 29]; численные значения параметров, помеченные «по согласованию с банком», подлежат уточнению маркетинговой и финансовой службами ПАО «Ак Барс Банк».</w:t>
      </w:r>
    </w:p>
    <w:p w:rsidR="00CC791A" w:rsidRDefault="00C37771">
      <w:pPr>
        <w:ind w:firstLine="708"/>
      </w:pPr>
      <w:r>
        <w:rPr>
          <w:color w:val="000000"/>
        </w:rPr>
        <w:lastRenderedPageBreak/>
        <w:t>Расчёт показателя возврата на инвестиции выполняется по формуле ROI = (Выручка − Бюджет) / Бюджет × 100 %, где бюджет берётся из таблицы 3.2.6, а выручка — из таблицы 3.3.2. Расчёт ведётся кумулятивно по фазам в трёх сценариях. Срок окупаемости определяется как момент, в который кумулятивная выручка покрывает кумулятивный бюджет стратегии. Сводная карта расчёта ROI и срока окупаемости представлена в таблице 3.3.3.</w:t>
      </w:r>
    </w:p>
    <w:p w:rsidR="00CC791A" w:rsidRDefault="00C37771">
      <w:pPr>
        <w:ind w:firstLine="708"/>
      </w:pPr>
      <w:r>
        <w:rPr>
          <w:color w:val="000000"/>
        </w:rPr>
        <w:t>Таблица 3.3.3</w:t>
      </w:r>
    </w:p>
    <w:p w:rsidR="00CC791A" w:rsidRDefault="00C37771">
      <w:pPr>
        <w:ind w:firstLine="708"/>
      </w:pPr>
      <w:r>
        <w:rPr>
          <w:color w:val="000000"/>
        </w:rPr>
        <w:t>Сценарный расчёт ROI и срока окупаемости стратегии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53"/>
        <w:gridCol w:w="2594"/>
        <w:gridCol w:w="2409"/>
        <w:gridCol w:w="2780"/>
      </w:tblGrid>
      <w:tr w:rsidR="00CC791A">
        <w:trPr>
          <w:cantSplit/>
          <w:tblHeader/>
          <w:jc w:val="center"/>
        </w:trPr>
        <w:tc>
          <w:tcPr>
            <w:tcW w:w="18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Показатель</w:t>
            </w:r>
          </w:p>
        </w:tc>
        <w:tc>
          <w:tcPr>
            <w:tcW w:w="25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1 (конец мес. 6)</w:t>
            </w:r>
          </w:p>
        </w:tc>
        <w:tc>
          <w:tcPr>
            <w:tcW w:w="24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2 (конец мес. 18)</w:t>
            </w:r>
          </w:p>
        </w:tc>
        <w:tc>
          <w:tcPr>
            <w:tcW w:w="2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Фаза 3 (конец мес. 36)</w:t>
            </w:r>
          </w:p>
        </w:tc>
      </w:tr>
      <w:tr w:rsidR="00CC791A">
        <w:trPr>
          <w:cantSplit/>
          <w:jc w:val="center"/>
        </w:trPr>
        <w:tc>
          <w:tcPr>
            <w:tcW w:w="18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Кумулятивный бюджет, млн руб.</w:t>
            </w:r>
          </w:p>
        </w:tc>
        <w:tc>
          <w:tcPr>
            <w:tcW w:w="259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таблице 3.2.6</w:t>
            </w:r>
          </w:p>
        </w:tc>
        <w:tc>
          <w:tcPr>
            <w:tcW w:w="24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таблице 3.2.6</w:t>
            </w:r>
          </w:p>
        </w:tc>
        <w:tc>
          <w:tcPr>
            <w:tcW w:w="27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таблице 3.2.6</w:t>
            </w:r>
          </w:p>
        </w:tc>
      </w:tr>
      <w:tr w:rsidR="00CC791A">
        <w:trPr>
          <w:cantSplit/>
          <w:jc w:val="center"/>
        </w:trPr>
        <w:tc>
          <w:tcPr>
            <w:tcW w:w="18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Кумулятивная выручка Π / Р / О, млн руб.</w:t>
            </w:r>
          </w:p>
        </w:tc>
        <w:tc>
          <w:tcPr>
            <w:tcW w:w="259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таблице 3.3.2</w:t>
            </w:r>
          </w:p>
        </w:tc>
        <w:tc>
          <w:tcPr>
            <w:tcW w:w="24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таблице 3.3.2</w:t>
            </w:r>
          </w:p>
        </w:tc>
        <w:tc>
          <w:tcPr>
            <w:tcW w:w="27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 таблице 3.3.2</w:t>
            </w:r>
          </w:p>
        </w:tc>
      </w:tr>
      <w:tr w:rsidR="00CC791A">
        <w:trPr>
          <w:cantSplit/>
          <w:jc w:val="center"/>
        </w:trPr>
        <w:tc>
          <w:tcPr>
            <w:tcW w:w="18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Чистый эффект Π / Р / О, млн руб.</w:t>
            </w:r>
          </w:p>
        </w:tc>
        <w:tc>
          <w:tcPr>
            <w:tcW w:w="259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(выручка − бюджет)</w:t>
            </w:r>
          </w:p>
        </w:tc>
        <w:tc>
          <w:tcPr>
            <w:tcW w:w="24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(выручка − бюджет)</w:t>
            </w:r>
          </w:p>
        </w:tc>
        <w:tc>
          <w:tcPr>
            <w:tcW w:w="27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(выручка − бюджет)</w:t>
            </w:r>
          </w:p>
        </w:tc>
      </w:tr>
      <w:tr w:rsidR="00CC791A">
        <w:trPr>
          <w:cantSplit/>
          <w:jc w:val="center"/>
        </w:trPr>
        <w:tc>
          <w:tcPr>
            <w:tcW w:w="18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ROI Π / Р / О, %</w:t>
            </w:r>
          </w:p>
        </w:tc>
        <w:tc>
          <w:tcPr>
            <w:tcW w:w="259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пессимистический сценарий — отрицательный (фаза запуска)</w:t>
            </w:r>
          </w:p>
        </w:tc>
        <w:tc>
          <w:tcPr>
            <w:tcW w:w="24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реалистический сценарий — выход в положительную зону</w:t>
            </w:r>
          </w:p>
        </w:tc>
        <w:tc>
          <w:tcPr>
            <w:tcW w:w="27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реалистический сценарий — устойчиво положительный, оптимистический — высокий</w:t>
            </w:r>
          </w:p>
        </w:tc>
      </w:tr>
      <w:tr w:rsidR="00CC791A">
        <w:trPr>
          <w:cantSplit/>
          <w:jc w:val="center"/>
        </w:trPr>
        <w:tc>
          <w:tcPr>
            <w:tcW w:w="185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Срок окупаемости (Π / Р / О), мес.</w:t>
            </w:r>
          </w:p>
        </w:tc>
        <w:tc>
          <w:tcPr>
            <w:tcW w:w="259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не достигается</w:t>
            </w:r>
          </w:p>
        </w:tc>
        <w:tc>
          <w:tcPr>
            <w:tcW w:w="240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потенциально достигается в Р и О</w:t>
            </w:r>
          </w:p>
        </w:tc>
        <w:tc>
          <w:tcPr>
            <w:tcW w:w="278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достигается в Р и О; в Π — выходит за горизонт 36 мес.</w:t>
            </w:r>
          </w:p>
        </w:tc>
      </w:tr>
    </w:tbl>
    <w:p w:rsidR="00CC791A" w:rsidRDefault="00CC791A">
      <w:pPr>
        <w:spacing w:line="240" w:lineRule="auto"/>
      </w:pPr>
    </w:p>
    <w:p w:rsidR="00CC791A" w:rsidRDefault="00C37771">
      <w:pPr>
        <w:ind w:firstLine="708"/>
      </w:pPr>
      <w:r>
        <w:rPr>
          <w:color w:val="000000"/>
        </w:rPr>
        <w:t>Источник: расчёт автора по данным таблиц 3.2.6, 3.3.2.</w:t>
      </w:r>
    </w:p>
    <w:p w:rsidR="00CC791A" w:rsidRDefault="00C37771">
      <w:pPr>
        <w:ind w:firstLine="708"/>
      </w:pPr>
      <w:r>
        <w:rPr>
          <w:color w:val="000000"/>
        </w:rPr>
        <w:t xml:space="preserve">Помимо численного ROI стратегия даёт три качественных типа эффекта, не входящих в численную оценку, но фиксируемых как самостоятельные результаты. Первый — косвенный эффект для основной деятельности банка: переток клиентов в банковскую экосистему через Face2Pay, рост платёжных оборотов АББ через биоэквайринг по СБП, прирост аудитории мобильного приложения АБО за счёт сценариев регистрации в ЕБС и закрепление позиций АББ в транспортных проектах [26, с. 17, 30–31]. Второй — имиджевый и стратегический эффект: закрепление статуса федерального игрока на рынке биометрии, увеличение премии оценки бренда банка за счёт расширения референсной базы и возможность переноса разработанной коммуникационной модели на другие продукты ИТ-портфеля АББ. Третий — регуляторный эффект: </w:t>
        <w:lastRenderedPageBreak/>
        <w:t>закрепление статуса аккредитованного оператора КБС за счёт публичной регуляторной коммуникации (подраздел 3.2.4) и снижение риска утраты статуса при ужесточении подзаконных актов № 572-ФЗ [2; 3; 4]. Косвенный, имиджевый и регуляторный эффекты не входят в формальный расчёт ROI, но образуют дополнительный пласт обоснования экономической целесообразности стратегии и работают на снижение претензии о недостаточности численного эффекта в коротком горизонте.</w:t>
      </w:r>
    </w:p>
    <w:p w:rsidR="00CC791A" w:rsidRDefault="00C37771">
      <w:pPr>
        <w:ind w:firstLine="708"/>
      </w:pPr>
      <w:r>
        <w:rPr>
          <w:color w:val="000000"/>
        </w:rPr>
        <w:t>Управление рисками стратегии строится как двухслойная матрица. Нижний слой — реализационные риски, которые зависят от качества внедрения и управляются мероприятиями параграфа 3.2; верхний слой — остаточные регуляторные и репутационные риски рынка биометрии, которые стратегия не снимает, а ослабляет (за счёт регуляторного контента и доказательной базы) и обходит (за счёт массового канала через банковскую экосистему). Двухслойная конструкция отвечает на ожидаемое замечание о том, что часть рисков биометрии лежит за пределами управляемости отдельной маркетинговой стратегии, и одновременно показывает, что эти риски учтены в проекте. Используется типология рисков из таблицы 1.1.3 параграфа 1.1 — технические, рыночные, финансовые, репутационные, регуляторные, организационные, конкурентные [15, с. 117]; каждый риск оценивается по двум осям — вероятности (низкая, средняя, высокая) и потенциальному ущербу (низкий, средний, высокий, очень высокий).</w:t>
      </w:r>
    </w:p>
    <w:p w:rsidR="00CC791A" w:rsidRDefault="00C37771">
      <w:pPr>
        <w:ind w:firstLine="708"/>
      </w:pPr>
      <w:r>
        <w:rPr>
          <w:color w:val="000000"/>
        </w:rPr>
        <w:t>Реализационные риски стратегии и способы их снижения сведены в таблице 3.3.4.</w:t>
      </w:r>
    </w:p>
    <w:p w:rsidR="00CC791A" w:rsidRDefault="00C37771">
      <w:pPr>
        <w:ind w:firstLine="708"/>
      </w:pPr>
      <w:r>
        <w:rPr>
          <w:color w:val="000000"/>
        </w:rPr>
        <w:t>Таблица 3.3.4</w:t>
      </w:r>
    </w:p>
    <w:p w:rsidR="00CC791A" w:rsidRDefault="00C37771">
      <w:pPr>
        <w:ind w:firstLine="708"/>
      </w:pPr>
      <w:r>
        <w:rPr>
          <w:color w:val="000000"/>
        </w:rPr>
        <w:t>Реализационные риски стратегии продвижения Face2 и меры реагирования</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2669"/>
        <w:gridCol w:w="902"/>
        <w:gridCol w:w="942"/>
        <w:gridCol w:w="3222"/>
      </w:tblGrid>
      <w:tr w:rsidR="00CC791A">
        <w:trPr>
          <w:cantSplit/>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 риска</w:t>
            </w:r>
          </w:p>
        </w:tc>
        <w:tc>
          <w:tcPr>
            <w:tcW w:w="31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7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Вер.</w:t>
            </w:r>
          </w:p>
        </w:tc>
        <w:tc>
          <w:tcPr>
            <w:tcW w:w="7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Ущерб</w:t>
            </w:r>
          </w:p>
        </w:tc>
        <w:tc>
          <w:tcPr>
            <w:tcW w:w="3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Способ снижения</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Финансовый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Превышение бюджета фазы 1 (CAPEX: сайт, студия, брендинг)</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Поэтапное финансирование с квартальной ревизией; KPI 3.3.1; перенос статей</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Финансовый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 отдача OPEX на контекстную рекламу и SMM</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Контрольные точки на мес. 3 и 6; A/B-тестирование; перераспределение OPEX</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Рыночный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 конверсия face2.ru в заявку (ниже 1,5%)</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A/B-посадочных; пересборка офферов 3.2.2; уточнение CTA</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Рыночный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Срыв пилотов фазы 2 у внешних клиентов</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Внутренний кейс АББ как референс; стандартизованные ТТ к пилотам [27; 28]</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Технический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Сбои интеграции при подключении уровня 2</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Поэтапное масштабирование; sandbox; документация Face2 [28; 29]</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Организационный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Дефицит маркетинговой команды для контента и PR</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Высокая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Штат маркетинговой службы в фазе 1; альтернатива — агентство с KPI</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Конкурентный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Расширение Сбера в B2G и регионах вне Москвы и СПб</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Регкапитал и партнёрства Минцифры/Минтранс/НСПК как защита [26; 38]</w:t>
            </w:r>
          </w:p>
        </w:tc>
      </w:tr>
      <w:tr w:rsidR="00CC791A">
        <w:trPr>
          <w:cantSplit/>
          <w:jc w:val="center"/>
        </w:trPr>
        <w:tc>
          <w:tcPr>
            <w:tcW w:w="16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Конкурентный</w:t>
            </w:r>
          </w:p>
        </w:tc>
        <w:tc>
          <w:tcPr>
            <w:tcW w:w="310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Технологический ответ VisionLabs (Deepfake Detection 2.0)</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 в фазе 1; продуктовое лидерство в КБС [40]</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таблицы 1.1.3, [15, с. 117; 27; 38; 40; 28; 29].</w:t>
      </w:r>
    </w:p>
    <w:p w:rsidR="00CC791A" w:rsidRDefault="00C37771">
      <w:pPr>
        <w:ind w:firstLine="708"/>
      </w:pPr>
      <w:r>
        <w:rPr>
          <w:color w:val="000000"/>
        </w:rPr>
        <w:t>Остаточные регуляторные и репутационные риски рынка биометрии и способы их снижения сведены в таблице 3.3.5. Эти риски стратегия Face2 не устраняет — они являются объективными свойствами рынка, на котором работает аккредитованный оператор КБС, — но снижает их вероятность через регуляторно ориентированное позиционирование и контентный конвейер 3.2.4 и снижает их ущерб через диверсификацию каналов и устойчивую инфраструктуру.</w:t>
      </w:r>
    </w:p>
    <w:p w:rsidR="00CC791A" w:rsidRDefault="00C37771">
      <w:pPr>
        <w:ind w:firstLine="708"/>
      </w:pPr>
      <w:r>
        <w:rPr>
          <w:color w:val="000000"/>
        </w:rPr>
        <w:t>Таблица 3.3.5</w:t>
      </w:r>
    </w:p>
    <w:p w:rsidR="00CC791A" w:rsidRDefault="00C37771">
      <w:pPr>
        <w:ind w:firstLine="708"/>
      </w:pPr>
      <w:r>
        <w:rPr>
          <w:color w:val="000000"/>
        </w:rPr>
        <w:t>Остаточные регуляторные и репутационные риски рынка биометрии и меры реагирования</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44"/>
        <w:gridCol w:w="3083"/>
        <w:gridCol w:w="902"/>
        <w:gridCol w:w="942"/>
        <w:gridCol w:w="3065"/>
      </w:tblGrid>
      <w:tr w:rsidR="00CC791A">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Тип риска</w:t>
            </w:r>
          </w:p>
        </w:tc>
        <w:tc>
          <w:tcPr>
            <w:tcW w:w="3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Содержание</w:t>
            </w:r>
          </w:p>
        </w:tc>
        <w:tc>
          <w:tcPr>
            <w:tcW w:w="7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Вер.</w:t>
            </w:r>
          </w:p>
        </w:tc>
        <w:tc>
          <w:tcPr>
            <w:tcW w:w="7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Ущерб</w:t>
            </w:r>
          </w:p>
        </w:tc>
        <w:tc>
          <w:tcPr>
            <w:tcW w:w="3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Способ снижения</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Изменение № 572-ФЗ или подзаконных актов ЦБ/Минцифры [2; 3; 4]</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Юрсопровождение; координация с ЦБТ [37]; гибкая архитектура КБС</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Ужесточение требований к согласию на сдачу биометрии</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Превентивная адаптация UX регистрации в ЕБС; обучающий контент 3.2.4</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Отзыв/приостановка аккредитации участника рынка</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Очень 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Соблюдение 5-уровневого контура (КБС, ЕБС, ФСБ, ФСТЭК, реестр); внутр. аудит</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Репутационный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Утечка биометрии у любого оператора рынка</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Готовый кризисный PR; проактивная коммуникация о криптозащите; материалы 3.2.4</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Репутационный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Медиа-кейс «биометрия как слежка»</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Высокая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Регулярный регконтент 3.2.4; работа с лидерами мнений в IT</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Технический внешний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Атака на ЕБС или КБС</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Низкая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Очень 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ФСБ, ФСТЭК; резервирование; внешний аудит ИБ</w:t>
            </w:r>
          </w:p>
        </w:tc>
      </w:tr>
      <w:tr w:rsidR="00CC791A">
        <w:trPr>
          <w:cantSplit/>
          <w:jc w:val="center"/>
        </w:trPr>
        <w:tc>
          <w:tcPr>
            <w:tcW w:w="144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Социальный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Снижение доверия населения к биометрии</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Долгосрочная коммуникация в направлении В; экспертное сообщество</w:t>
            </w:r>
          </w:p>
        </w:tc>
      </w:tr>
    </w:tbl>
    <w:p w:rsidR="00CC791A" w:rsidRDefault="00CC791A">
      <w:pPr>
        <w:spacing w:line="240" w:lineRule="auto"/>
      </w:pPr>
    </w:p>
    <w:p w:rsidR="00CC791A" w:rsidRDefault="00C37771">
      <w:pPr>
        <w:ind w:firstLine="708"/>
      </w:pPr>
      <w:r>
        <w:rPr>
          <w:color w:val="000000"/>
        </w:rPr>
        <w:t>Источник: составлено автором по данным таблицы 1.1.3, [15, с. 117; 16, с. 43–48; 24, с. 100–110; 25, с. 112–115; 1; 36; 35; 32; 37; 2; 3; 4].</w:t>
      </w:r>
    </w:p>
    <w:p w:rsidR="00CC791A" w:rsidRDefault="00C37771">
      <w:pPr>
        <w:ind w:firstLine="708"/>
      </w:pPr>
      <w:r>
        <w:rPr>
          <w:color w:val="000000"/>
        </w:rPr>
        <w:t>Двухслойная матрица рисков связана с диагностикой барьеров биометрии, проведённой в параграфе 1.3 и в подразделе 3.1.1: реализационный слой (таблица 3.3.4) содержит управляемые риски, прямо адресуемые мероприятиями параграфа 3.2, а остаточный слой (таблица 3.3.5) соответствует объективным барьерам рынка биометрии — недоверию пользователей, регуляторной нестабильности, репутационным эффектам отраслевых утечек. Стратегия 3.2 эти барьеры не отменяет — она их ослабляет за счёт регуляторного и доказательного контента и обходит за счёт массового канала через банковскую экосистему (направление В в таблице 3.2.1).</w:t>
      </w:r>
    </w:p>
    <w:p w:rsidR="00CC791A" w:rsidRDefault="00C37771">
      <w:pPr>
        <w:ind w:firstLine="708"/>
      </w:pPr>
      <w:r>
        <w:rPr>
          <w:color w:val="000000"/>
        </w:rPr>
        <w:t>Организационный план переводит трёхфазную содержательную логику этапов реализации, обоснованную в подразделе 3.2.5, в плоскость календаря, распределения ответственности и контрольных точек. Содержательная логика и оргплан намеренно разнесены между параграфами 3.2 и 3.3 (содержательная — что именно делается в каждой фазе — закрепляется в подразделе 3.2.5; организационная — кто и в какие сроки это делает — в настоящем подразделе), что соответствует принципу разделения предметной и управленческой плоскостей внедрения.</w:t>
      </w:r>
    </w:p>
    <w:p w:rsidR="00CC791A" w:rsidRDefault="00C37771">
      <w:pPr>
        <w:ind w:firstLine="708"/>
      </w:pPr>
      <w:r>
        <w:rPr>
          <w:color w:val="000000"/>
        </w:rPr>
        <w:t xml:space="preserve">Распределение ответственности строится по матрице RACI (Responsible — исполнитель, Accountable — ответственный, Consulted — консультирующий, </w:t>
        <w:lastRenderedPageBreak/>
        <w:t>Informed — информируемый). В состав участников входят маркетинговая (продуктовая) служба Face2 в составе АББ, команда Face2 в составе АО «Социальная карта», PR-функция АББ, юридическая служба банка, CISO, подразделение продаж B2B, партнёрское подразделение, а также внешние партнёры — рекламное агентство, контент-студия и организаторы отраслевых мероприятий. Распределение ответственности по ключевым мероприятиям параграфа 3.2 представлено в таблице 3.3.6.</w:t>
      </w:r>
    </w:p>
    <w:p w:rsidR="00CC791A" w:rsidRDefault="00C37771">
      <w:pPr>
        <w:ind w:firstLine="708"/>
      </w:pPr>
      <w:r>
        <w:rPr>
          <w:color w:val="000000"/>
        </w:rPr>
        <w:t>Таблица 3.3.6</w:t>
      </w:r>
    </w:p>
    <w:p w:rsidR="00CC791A" w:rsidRDefault="00C37771">
      <w:pPr>
        <w:ind w:firstLine="708"/>
      </w:pPr>
      <w:r>
        <w:rPr>
          <w:color w:val="000000"/>
        </w:rPr>
        <w:t>RACI-матрица распределения ответственности по мероприятиям стратегии продвижения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2320"/>
        <w:gridCol w:w="2498"/>
      </w:tblGrid>
      <w:tr w:rsidR="00CC791A">
        <w:trPr>
          <w:cantSplit/>
          <w:tblHeader/>
          <w:jc w:val="center"/>
        </w:trPr>
        <w:tc>
          <w:tcPr>
            <w:tcW w:w="48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Мероприятие</w:t>
            </w:r>
          </w:p>
        </w:tc>
        <w:tc>
          <w:tcPr>
            <w:tcW w:w="2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Роль</w:t>
            </w:r>
          </w:p>
        </w:tc>
        <w:tc>
          <w:tcPr>
            <w:tcW w:w="24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RACI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 под CTA-механику</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 (агентство)</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 (3 типа контента)</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 (студия)</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 Level 2</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 (лаборатория)</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Участие в отраслевых конференциях</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 (организаторы)</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Развитие партнёрской сети интеграторов и вендоров</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 (КБС под ключ)</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Pr="00C37771" w:rsidRDefault="00C37771">
            <w:pPr>
              <w:spacing w:line="240" w:lineRule="auto"/>
              <w:jc w:val="left"/>
              <w:rPr>
                <w:lang w:val="en-US"/>
              </w:rPr>
            </w:pPr>
            <w:r>
              <w:rPr>
                <w:color w:val="000000"/>
                <w:sz w:val="24"/>
                <w:szCs w:val="24"/>
              </w:rPr>
              <w:t>Подключения</w:t>
            </w:r>
            <w:r>
              <w:rPr>
                <w:color w:val="000000"/>
                <w:sz w:val="24"/>
                <w:szCs w:val="24"/>
                <w:lang w:val="en-US"/>
              </w:rPr>
              <w:t xml:space="preserve"> </w:t>
            </w:r>
            <w:r>
              <w:rPr>
                <w:color w:val="000000"/>
                <w:sz w:val="24"/>
                <w:szCs w:val="24"/>
              </w:rPr>
              <w:t>объектов</w:t>
            </w:r>
            <w:r>
              <w:rPr>
                <w:color w:val="000000"/>
                <w:sz w:val="24"/>
                <w:szCs w:val="24"/>
                <w:lang w:val="en-US"/>
              </w:rPr>
              <w:t xml:space="preserve"> </w:t>
            </w:r>
            <w:r>
              <w:rPr>
                <w:color w:val="000000"/>
                <w:sz w:val="24"/>
                <w:szCs w:val="24"/>
              </w:rPr>
              <w:t>уровня</w:t>
            </w:r>
            <w:r>
              <w:rPr>
                <w:color w:val="000000"/>
                <w:sz w:val="24"/>
                <w:szCs w:val="24"/>
                <w:lang w:val="en-US"/>
              </w:rPr>
              <w:t xml:space="preserve"> 2 (Face2Pay/Pass/Check-in)</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lastRenderedPageBreak/>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Регуляторные обзоры в контенте</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PR-размещения в деловых федеральных СМИ</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 (агентство)</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Маркетинговая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A</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Команда Face2</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R</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PR-функция</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Юридическая служба</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CISO</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Продажи B2B</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Партнёрское подразделение</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C</w:t>
            </w:r>
          </w:p>
        </w:tc>
      </w:tr>
      <w:tr w:rsidR="00CC791A">
        <w:trPr>
          <w:cantSplit/>
          <w:jc w:val="center"/>
        </w:trPr>
        <w:tc>
          <w:tcPr>
            <w:tcW w:w="4819"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 фазы 3</w:t>
            </w:r>
          </w:p>
        </w:tc>
        <w:tc>
          <w:tcPr>
            <w:tcW w:w="2320"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Внешние партнёры</w:t>
            </w:r>
          </w:p>
        </w:tc>
        <w:tc>
          <w:tcPr>
            <w:tcW w:w="2498"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I</w:t>
            </w:r>
          </w:p>
        </w:tc>
      </w:tr>
    </w:tbl>
    <w:p w:rsidR="00CC791A" w:rsidRDefault="00CC791A">
      <w:pPr>
        <w:spacing w:line="240" w:lineRule="auto"/>
      </w:pPr>
    </w:p>
    <w:p w:rsidR="00CC791A" w:rsidRDefault="00C37771">
      <w:pPr>
        <w:ind w:firstLine="708"/>
      </w:pPr>
      <w:r>
        <w:rPr>
          <w:color w:val="000000"/>
        </w:rPr>
        <w:t>Источник: составлено автором с учётом организационной структуры банка [26, с. 4] и распределения функций по подразделам 3.2.1–3.2.5.</w:t>
      </w:r>
    </w:p>
    <w:p w:rsidR="00CC791A" w:rsidRDefault="00C37771">
      <w:pPr>
        <w:ind w:firstLine="708"/>
      </w:pPr>
      <w:r>
        <w:rPr>
          <w:color w:val="000000"/>
        </w:rPr>
        <w:t xml:space="preserve">Календарный план разворачивает мероприятия параграфа 3.2 на горизонт 36 месяцев, разбитый на 12 кварталов (Q1–Q12), и фиксирует шесть контрольных точек, в которых принимается решение «продолжать — корректировать — пересобирать». Контрольная точка КТ1 (мес. 3) — запуск face2.ru с CTA-механикой и выпуск первых регуляторных публикаций; КТ2 (мес. 6) — конец фазы 1, завершение формирования линейки спикеров и подача заявок на сертификации; КТ3 (мес. 9) — старт фазы 2, первые пилоты уровня 1 и первые подключения уровня 2; КТ4 (мес. 12) — годовой отчёт по KPI и корректировка бюджета; КТ5 (мес. 18) — конец фазы 2, оценка выручки относительно </w:t>
        <w:lastRenderedPageBreak/>
        <w:t>реалистического сценария и решение о входе в фазу 3; КТ6 (мес. 24 и мес. 36) — точки фазы 3, оценка NPS, доли повторных продаж и географической экспансии. Календарь представлен в таблице 3.3.7.</w:t>
      </w:r>
    </w:p>
    <w:p w:rsidR="00CC791A" w:rsidRDefault="00C37771">
      <w:pPr>
        <w:ind w:firstLine="708"/>
      </w:pPr>
      <w:r>
        <w:rPr>
          <w:color w:val="000000"/>
        </w:rPr>
        <w:t>Таблица 3.3.7</w:t>
      </w:r>
    </w:p>
    <w:p w:rsidR="00CC791A" w:rsidRDefault="00C37771">
      <w:pPr>
        <w:ind w:firstLine="708"/>
      </w:pPr>
      <w:r>
        <w:rPr>
          <w:color w:val="000000"/>
        </w:rPr>
        <w:t>Календарный план реализации стратегии продвижения Face2 с контрольными точками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04"/>
        <w:gridCol w:w="561"/>
        <w:gridCol w:w="561"/>
        <w:gridCol w:w="561"/>
        <w:gridCol w:w="561"/>
        <w:gridCol w:w="561"/>
        <w:gridCol w:w="561"/>
        <w:gridCol w:w="561"/>
        <w:gridCol w:w="561"/>
        <w:gridCol w:w="561"/>
        <w:gridCol w:w="561"/>
        <w:gridCol w:w="561"/>
        <w:gridCol w:w="561"/>
      </w:tblGrid>
      <w:tr w:rsidR="00CC791A">
        <w:trPr>
          <w:cantSplit/>
          <w:tblHeader/>
          <w:jc w:val="center"/>
        </w:trPr>
        <w:tc>
          <w:tcPr>
            <w:tcW w:w="29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Мероприятие</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Q1</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Q2</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Q3</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Q4</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Q5</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Q6</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Q7</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Q8</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Q9</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Q10</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Q11</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C791A" w:rsidRDefault="00C37771">
            <w:pPr>
              <w:spacing w:line="240" w:lineRule="auto"/>
              <w:jc w:val="center"/>
            </w:pPr>
            <w:r>
              <w:rPr>
                <w:color w:val="000000"/>
                <w:sz w:val="24"/>
                <w:szCs w:val="24"/>
              </w:rPr>
              <w:t>Q12</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Переоснащение face2.ru</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Контентный конвейер</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Линейка спикеров</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Заявки на NIST FRTE и iBeta</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Бренд Face2 в социальных сетях</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Типовые отраслевые КП</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Отраслевые конференции</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Пилоты уровня 1</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Подключения объектов уровня 2</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Размещения в деловых СМИ и ИТ-каталогах</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Банковская экосистема как канал</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Референсная программа</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X</w:t>
            </w:r>
          </w:p>
        </w:tc>
      </w:tr>
      <w:tr w:rsidR="00CC791A">
        <w:trPr>
          <w:cantSplit/>
          <w:jc w:val="center"/>
        </w:trPr>
        <w:tc>
          <w:tcPr>
            <w:tcW w:w="2904"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Контрольные точки</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КТ1</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КТ2</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КТ3</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КТ4</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КТ5</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КТ6</w:t>
            </w: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C791A">
            <w:pPr>
              <w:spacing w:line="240" w:lineRule="auto"/>
              <w:jc w:val="left"/>
            </w:pPr>
          </w:p>
        </w:tc>
        <w:tc>
          <w:tcPr>
            <w:tcW w:w="561" w:type="dxa"/>
            <w:tcBorders>
              <w:top w:val="single" w:sz="4" w:space="0" w:color="000000"/>
              <w:left w:val="single" w:sz="4" w:space="0" w:color="000000"/>
              <w:bottom w:val="single" w:sz="4" w:space="0" w:color="000000"/>
              <w:right w:val="single" w:sz="4" w:space="0" w:color="000000"/>
            </w:tcBorders>
            <w:vAlign w:val="center"/>
          </w:tcPr>
          <w:p w:rsidR="00CC791A" w:rsidRDefault="00C37771">
            <w:pPr>
              <w:spacing w:line="240" w:lineRule="auto"/>
              <w:jc w:val="left"/>
            </w:pPr>
            <w:r>
              <w:rPr>
                <w:color w:val="000000"/>
                <w:sz w:val="24"/>
                <w:szCs w:val="24"/>
              </w:rPr>
              <w:t>КТ6</w:t>
            </w:r>
          </w:p>
        </w:tc>
      </w:tr>
    </w:tbl>
    <w:p w:rsidR="00CC791A" w:rsidRDefault="00CC791A">
      <w:pPr>
        <w:spacing w:line="240" w:lineRule="auto"/>
      </w:pPr>
    </w:p>
    <w:p w:rsidR="00CC791A" w:rsidRDefault="00C37771">
      <w:pPr>
        <w:ind w:firstLine="708"/>
      </w:pPr>
      <w:r>
        <w:rPr>
          <w:color w:val="000000"/>
        </w:rPr>
        <w:t>Условные обозначения: «X» — высокая интенсивность мероприятия в квартале, «x» — низкая интенсивность, пустая ячейка — мероприятие не ведётся.</w:t>
      </w:r>
    </w:p>
    <w:p w:rsidR="00CC791A" w:rsidRDefault="00C37771">
      <w:pPr>
        <w:ind w:firstLine="708"/>
      </w:pPr>
      <w:r>
        <w:rPr>
          <w:color w:val="000000"/>
        </w:rPr>
        <w:t>Источник: составлено автором на основе подраздела 3.2.5 и логики контрольных точек настоящего подраздела.</w:t>
      </w:r>
    </w:p>
    <w:p w:rsidR="00CC791A" w:rsidRDefault="00C37771">
      <w:pPr>
        <w:ind w:firstLine="708"/>
      </w:pPr>
      <w:r>
        <w:rPr>
          <w:color w:val="000000"/>
        </w:rPr>
        <w:t xml:space="preserve">Календарь в таблице 3.3.7 показывает три устойчивых наблюдения. Во-первых, фаза активации (Q1–Q2) сосредоточена на разовых мероприятиях запуска инфраструктуры (переоснащение сайта, формирование линейки спикеров, бренд в соцсетях, заявки на сертификации), которые завершаются в первом полугодии и далее не повторяются. Во-вторых, фаза масштабирования (Q3–Q6) представляет собой плотную параллельную работу всех каналов и направлений — от конференций и пилотов до размещений в СМИ и развития банковской экосистемы; именно эта фаза несёт основную организационную </w:t>
        <w:lastRenderedPageBreak/>
        <w:t>нагрузку и требует устойчивой команды. В-третьих, фаза закрепления (Q7–Q12) переводит стратегию в режим сопровождения с постепенным наращиванием референсной программы и снижением активности в части офлайн-конференций.</w:t>
      </w:r>
    </w:p>
    <w:p w:rsidR="00CC791A" w:rsidRDefault="00C37771">
      <w:pPr>
        <w:ind w:firstLine="708"/>
      </w:pPr>
      <w:r>
        <w:rPr>
          <w:color w:val="000000"/>
        </w:rPr>
        <w:t>Вывод по параграфу 3.3. Эффективность стратегии оценена на четырёх уровнях. Система KPI (3.3.1) — двумерная матрица «направление × этап воронки» с двадцатью одной метрикой; принципиальные решения — сценарность Π/Р/О и четыре типа метрик (охват, вовлечение, конверсия, коммерческий результат). Экономическая оценка (3.3.2) сопоставляет выручку по двум уровням продаж с бюджетом таблицы 3.2.6 и выводит ROI и срок окупаемости в трёх сценариях, дополняя их косвенным, имиджевым и регуляторным эффектами. Двухслойная матрица рисков (3.3.3) разводит реализационные риски, управляемые мероприятиями 3.2, и остаточные регуляторные и репутационные риски рынка биометрии. Организационный план (3.3.4) — RACI-матрица из десяти мероприятий и календарь на 12 кварталов с шестью контрольными точками. Совокупно: восемь пробелов главы 2 покрыты KPI, бюджет окупается в сценариях Р и О в пределах 36 месяцев, риски ослаблены или обойдены, внедрение обеспечено распределением ответственности. Практическая значимость — готовность стратегии к применению в ПАО «Ак Барс Банк» для масштабирования Face2 за пределы Республики Татарстан без инвестиций в собственный B2C-маркетинг федерального масштаба. Главное условие успеха — качественное прохождение фазы активации (мес. 1–6); главный неуправляемый риск — изменение № 572-ФЗ, демпфируемое регуляторным капиталом банка.</w:t>
      </w:r>
    </w:p>
    <w:p w:rsidR="00CC791A" w:rsidRDefault="00C37771">
      <w:pPr>
        <w:keepNext/>
        <w:keepLines/>
        <w:spacing w:before="240" w:after="120"/>
        <w:jc w:val="center"/>
      </w:pPr>
      <w:r>
        <w:rPr>
          <w:b/>
          <w:bCs/>
          <w:color w:val="000000"/>
        </w:rPr>
        <w:t>ЗАКЛЮЧЕНИЕ</w:t>
      </w:r>
    </w:p>
    <w:p w:rsidR="00CC791A" w:rsidRDefault="00C37771">
      <w:pPr>
        <w:ind w:firstLine="708"/>
      </w:pPr>
      <w:r>
        <w:rPr>
          <w:color w:val="000000"/>
        </w:rPr>
        <w:t xml:space="preserve">Выпускная квалификационная работа посвящена разработке стратегии продвижения инновационного биометрического продукта Face2 ПАО «Ак Барс Банк» в условиях массовой коммерциализации российского рынка биометрии и ужесточения регуляторного контура обработки биометрических персональных </w:t>
        <w:lastRenderedPageBreak/>
        <w:t>данных. Поставленная цель достигнута, шесть задач исследования решены последовательно в трёх главах работы.</w:t>
      </w:r>
    </w:p>
    <w:p w:rsidR="00CC791A" w:rsidRDefault="00C37771">
      <w:pPr>
        <w:ind w:firstLine="708"/>
      </w:pPr>
      <w:r>
        <w:rPr>
          <w:color w:val="000000"/>
        </w:rPr>
        <w:t>В первой главе систематизированы теоретические основы стратегического продвижения инновационных продуктов. Раскрыты сущность и признаки инновационного продукта, определена специфика маркетинговых коммуникаций, дополняющих стандартные функции информирования и стимулирования спроса образовательной и доверительной составляющими. На основе теории диффузии инноваций Э. Роджерса, моделей STP и 7P, а также маркетинговой воронки с этапом формирования доверия обосновано отнесение биометрических систем к высокотехнологичным инновационным продуктам повышенного риска и сформулированы четыре условия их успешного продвижения — правовое, социально-психологическое, технологическое и экономическое.</w:t>
      </w:r>
    </w:p>
    <w:p w:rsidR="00CC791A" w:rsidRDefault="00C37771">
      <w:pPr>
        <w:ind w:firstLine="708"/>
      </w:pPr>
      <w:r>
        <w:rPr>
          <w:color w:val="000000"/>
        </w:rPr>
        <w:t>Во второй главе проведён анализ деятельности ПАО «Ак Барс Банк» и состояния продвижения продукта Face2. Банк располагает крупной балансовой базой, рейтингами уровня «A»/«BBB» по национальной шкале и статусом аккредитованного оператора коммерческой биометрической системы. Российский рынок биометрии вышел на стадию массовой коммерциализации в условиях жёсткой регуляторной рамки № 572-ФЗ. Сравнительная балльная оценка под целевой сегмент Face2 поместила продукт в группу лидеров — на разделённую вторую позицию после ПАО «Сбербанк». Диагностика текущего продвижения через STP, 7P, воронку и SWOT выявила структурную асимметрию push- и pull-контуров и восемь связанных пробелов, сгруппированных в три кластера — охвата, аргументации и инфраструктуры воронки.</w:t>
      </w:r>
    </w:p>
    <w:p w:rsidR="00CC791A" w:rsidRDefault="00C37771">
      <w:pPr>
        <w:ind w:firstLine="708"/>
      </w:pPr>
      <w:r>
        <w:rPr>
          <w:color w:val="000000"/>
        </w:rPr>
        <w:t xml:space="preserve">В третьей главе на основе результатов диагностики разработана стратегия продвижения Face2: сформированы цели и направления продвижения, опирающиеся на регуляторный капитал банка, банковскую экосистему и стаж работы в ЕБС с 2018 года; спроектирован комплекс маркетинговых мероприятий, синхронно закрывающий выявленные пробелы; предложенная </w:t>
        <w:lastRenderedPageBreak/>
        <w:t>стратегия оценена системой ключевых показателей, экономически обоснована и сопровождена матрицей рисков с мерами реагирования.</w:t>
      </w:r>
    </w:p>
    <w:p w:rsidR="00CC791A" w:rsidRDefault="00C37771">
      <w:pPr>
        <w:ind w:firstLine="708"/>
      </w:pPr>
      <w:r>
        <w:rPr>
          <w:color w:val="000000"/>
        </w:rPr>
        <w:t>Теоретический вклад работы — настройка моделей STP, 7P и push/pull-стратегий под биометрические продукты, действующие в условиях аккредитационного режима и обязательного хранения биометрических векторов в ЕБС. Практический вклад — готовность разработанной стратегии и комплекса мероприятий к внедрению в ПАО «Ак Барс Банк» для масштабирования Face2 за пределы Республики Татарстан, а также переносимость предложенных подходов на других аккредитованных операторов коммерческих биометрических систем.</w:t>
      </w:r>
    </w:p>
    <w:p w:rsidR="00CC791A" w:rsidRDefault="00C37771">
      <w:pPr>
        <w:ind w:firstLine="708"/>
      </w:pPr>
      <w:r>
        <w:rPr>
          <w:color w:val="000000"/>
        </w:rPr>
        <w:t>Перспективным направлением дальнейших исследований представляется количественный мониторинг эффективности предложенных мероприятий по мере их внедрения и оценка влияния федеральных законов № 420-ФЗ и № 421-ФЗ от 30 ноября 2024 года на динамику пользовательского доверия к операторам биометрии.</w:t>
      </w:r>
    </w:p>
    <w:p w:rsidR="00CC791A" w:rsidRDefault="00C37771">
      <w:pPr>
        <w:keepNext/>
        <w:keepLines/>
        <w:spacing w:before="240" w:after="120"/>
        <w:jc w:val="center"/>
      </w:pPr>
      <w:r>
        <w:rPr>
          <w:b/>
          <w:bCs/>
          <w:color w:val="000000"/>
        </w:rPr>
        <w:t>СПИСОК ИСПОЛЬЗОВАННЫХ ИСТОЧНИКОВ</w:t>
      </w:r>
    </w:p>
    <w:p w:rsidR="00CC791A" w:rsidRDefault="00C37771">
      <w:pPr>
        <w:ind w:firstLine="708"/>
      </w:pPr>
      <w:r>
        <w:rPr>
          <w:color w:val="000000"/>
        </w:rPr>
        <w:t>_Список оформлен в соответствии с ГОСТ Р 7.0.100-2018 и Положением о выпускной квалификационной работе ИУЭиФ КФУ. Внутри разделов соблюдён алфавитный порядок (для нормативных правовых актов — по юридической силе и дате принятия); внутри ВКР используется сквозная нумерация арабскими цифрами._</w:t>
      </w:r>
    </w:p>
    <w:p w:rsidR="00CC791A" w:rsidRDefault="00C37771">
      <w:pPr>
        <w:keepNext/>
        <w:keepLines/>
        <w:spacing w:before="200" w:after="120"/>
        <w:jc w:val="center"/>
      </w:pPr>
      <w:r>
        <w:rPr>
          <w:b/>
          <w:bCs/>
          <w:color w:val="000000"/>
        </w:rPr>
        <w:t>I. Нормативные правовые акты</w:t>
      </w:r>
    </w:p>
    <w:p w:rsidR="00CC791A" w:rsidRDefault="00C37771">
      <w:pPr>
        <w:ind w:firstLine="708"/>
      </w:pPr>
      <w:r>
        <w:rPr>
          <w:color w:val="000000"/>
        </w:rPr>
        <w:t>1.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 Федер. закон от 29 дек. 2022 г. № 572-ФЗ : [принят Гос. Думой 21 дек. 2022 г. : одобрен Советом Федерации 23 дек. 2022 г.] // Официальный интернет-портал правовой информации. — URL: http://pravo.gov.ru (дата обращения: 31.05.2026).</w:t>
      </w:r>
    </w:p>
    <w:p w:rsidR="00CC791A" w:rsidRDefault="00C37771">
      <w:pPr>
        <w:ind w:firstLine="708"/>
      </w:pPr>
      <w:r>
        <w:rPr>
          <w:color w:val="000000"/>
        </w:rPr>
        <w:lastRenderedPageBreak/>
        <w:t>2. О порядке проведения коммерческими биометрическими системами идентификации и (или) аутентификации с использованием биометрических персональных данных : Указание Банка России от 25 сент. 2023 г. № 6541-У // Официальный сайт Банка России. — URL: https://www.cbr.ru/ (дата обращения: 31.05.2026).</w:t>
      </w:r>
    </w:p>
    <w:p w:rsidR="00CC791A" w:rsidRDefault="00C37771">
      <w:pPr>
        <w:ind w:firstLine="708"/>
      </w:pPr>
      <w:r>
        <w:rPr>
          <w:color w:val="000000"/>
        </w:rPr>
        <w:t>3. О повышении внимания кредитных организаций к отдельным операциям клиентов : Методические рекомендации Банка России от 20 дек. 2023 г. № 18-МР // Официальный сайт Банка России. — URL: https://www.cbr.ru/ (дата обращения: 31.05.2026).</w:t>
      </w:r>
    </w:p>
    <w:p w:rsidR="00CC791A" w:rsidRDefault="00C37771">
      <w:pPr>
        <w:ind w:firstLine="708"/>
      </w:pPr>
      <w:r>
        <w:rPr>
          <w:color w:val="000000"/>
        </w:rPr>
        <w:t>4. О повышении внимания кредитных организаций к отдельным операциям клиентов — физических лиц : Методические рекомендации Банка России от 23 дек. 2023 г. № 19-МР // Официальный сайт Банка России. — URL: https://www.cbr.ru/ (дата обращения: 31.05.2026).</w:t>
      </w:r>
    </w:p>
    <w:p w:rsidR="00CC791A" w:rsidRDefault="00C37771">
      <w:pPr>
        <w:keepNext/>
        <w:keepLines/>
        <w:spacing w:before="200" w:after="120"/>
        <w:jc w:val="center"/>
      </w:pPr>
      <w:r>
        <w:rPr>
          <w:b/>
          <w:bCs/>
          <w:color w:val="000000"/>
        </w:rPr>
        <w:t>II. Монографии, учебники и учебные пособия</w:t>
      </w:r>
    </w:p>
    <w:p w:rsidR="00CC791A" w:rsidRDefault="00C37771">
      <w:pPr>
        <w:ind w:firstLine="708"/>
      </w:pPr>
      <w:r>
        <w:rPr>
          <w:color w:val="000000"/>
        </w:rPr>
        <w:t>5. Голубков, Е. П. Маркетинг для профессионалов: практический курс : учебник и практикум для бакалавриата и магистратуры / Е. П. Голубков. — Москва : Издательство Юрайт, 2023. — 474 с.</w:t>
      </w:r>
    </w:p>
    <w:p w:rsidR="00CC791A" w:rsidRDefault="00C37771">
      <w:pPr>
        <w:ind w:firstLine="708"/>
      </w:pPr>
      <w:r>
        <w:rPr>
          <w:color w:val="000000"/>
        </w:rPr>
        <w:t>6. Катаев, А. В. Digital-маркетинг : учебное пособие / А. В. Катаев, Т. М. Катаева, И. А. Названова. — Ростов-на-Дону ; Таганрог : Издательство Южного федерального университета, 2021. — 163 с.</w:t>
      </w:r>
    </w:p>
    <w:p w:rsidR="00CC791A" w:rsidRDefault="00C37771">
      <w:pPr>
        <w:ind w:firstLine="708"/>
      </w:pPr>
      <w:r>
        <w:rPr>
          <w:color w:val="000000"/>
        </w:rPr>
        <w:t>7. Катаева, Т. М. Цифровой маркетинг : учебное пособие / Т. М. Катаева, А. В. Катаев, И. А. Названова. — Ростов-на-Дону ; Таганрог : Издательство Южного федерального университета, 2022. — 168 с.</w:t>
      </w:r>
    </w:p>
    <w:p w:rsidR="00CC791A" w:rsidRDefault="00C37771">
      <w:pPr>
        <w:ind w:firstLine="708"/>
      </w:pPr>
      <w:r>
        <w:rPr>
          <w:color w:val="000000"/>
        </w:rPr>
        <w:t>8. Котлер, Ф. Маркетинг менеджмент. Экспресс-курс / Ф. Котлер ; перевод с английского Д. Раевской. — 2-е изд. — Санкт-Петербург : Питер, 2006. — 464 с. — (Серия «Деловой бестселлер»).</w:t>
      </w:r>
    </w:p>
    <w:p w:rsidR="00CC791A" w:rsidRDefault="00C37771">
      <w:pPr>
        <w:ind w:firstLine="708"/>
      </w:pPr>
      <w:r>
        <w:rPr>
          <w:color w:val="000000"/>
        </w:rPr>
        <w:t>9. Котлер, Ф. Основы маркетинга / Ф. Котлер ; перевод с английского В. Б. Боброва ; общая редакция и вступительная статья Е. М. Пеньковой. — Москва : Прогресс, 1991. — 736 с.</w:t>
      </w:r>
    </w:p>
    <w:p w:rsidR="00CC791A" w:rsidRDefault="00C37771">
      <w:pPr>
        <w:ind w:firstLine="708"/>
      </w:pPr>
      <w:r>
        <w:rPr>
          <w:color w:val="000000"/>
        </w:rPr>
        <w:lastRenderedPageBreak/>
        <w:t>10. Ламбен, Ж.-Ж. Стратегический маркетинг. Европейская перспектива / Ж.-Ж. Ламбен ; перевод с французского. — Санкт-Петербург : Наука, 1996. — 589 с.</w:t>
      </w:r>
    </w:p>
    <w:p w:rsidR="00CC791A" w:rsidRDefault="00C37771">
      <w:pPr>
        <w:ind w:firstLine="708"/>
      </w:pPr>
      <w:r>
        <w:rPr>
          <w:color w:val="000000"/>
        </w:rPr>
        <w:t>11. Портер, М. Конкурентная стратегия: Методика анализа отраслей и конкурентов / Майкл Портер ; перевод с английского И. Минервина. — Москва : Альпина Бизнес Букс, 2005. — 454 с.</w:t>
      </w:r>
    </w:p>
    <w:p w:rsidR="00CC791A" w:rsidRDefault="00C37771">
      <w:pPr>
        <w:ind w:firstLine="708"/>
      </w:pPr>
      <w:r>
        <w:rPr>
          <w:color w:val="000000"/>
        </w:rPr>
        <w:t>12. Тебекин, А. В. Инновационный менеджмент : учебник для бакалавров / А. В. Тебекин. — Москва : Издательство Юрайт, 2020. — 481 с. — (Серия «Бакалавр. Академический курс»).</w:t>
      </w:r>
    </w:p>
    <w:p w:rsidR="00CC791A" w:rsidRDefault="00C37771">
      <w:pPr>
        <w:ind w:firstLine="708"/>
      </w:pPr>
      <w:r>
        <w:rPr>
          <w:color w:val="000000"/>
        </w:rPr>
        <w:t>13. Управление инновациями : учебник для академического бакалавриата / под редакцией Е. А. Мальцевой. — Москва : Издательство Юрайт, 2022. — 256 с.</w:t>
      </w:r>
    </w:p>
    <w:p w:rsidR="00CC791A" w:rsidRDefault="00C37771">
      <w:pPr>
        <w:ind w:firstLine="708"/>
      </w:pPr>
      <w:r>
        <w:rPr>
          <w:color w:val="000000"/>
        </w:rPr>
        <w:t>14. Шумпетер, Й. А. Теория экономического развития / Й. А. Шумпетер ; перевод с немецкого В. С. Автономова, М. С. Любского, А. Ю. Чепуренко. — Москва : Прогресс, 1982. — 455 с.</w:t>
      </w:r>
    </w:p>
    <w:p w:rsidR="00CC791A" w:rsidRDefault="00C37771">
      <w:pPr>
        <w:keepNext/>
        <w:keepLines/>
        <w:spacing w:before="200" w:after="120"/>
        <w:jc w:val="center"/>
      </w:pPr>
      <w:r>
        <w:rPr>
          <w:b/>
          <w:bCs/>
          <w:color w:val="000000"/>
        </w:rPr>
        <w:t>III. Статьи в периодических изданиях</w:t>
      </w:r>
    </w:p>
    <w:p w:rsidR="00CC791A" w:rsidRDefault="00C37771">
      <w:pPr>
        <w:ind w:firstLine="708"/>
      </w:pPr>
      <w:r>
        <w:rPr>
          <w:color w:val="000000"/>
        </w:rPr>
        <w:t>15. Биометрическая идентификация: сущность и применение технологии в платёжной индустрии // Финансы: теория и практика. — 2022. — Т. 26, № 1. — С. 28–40. — URL: https://cyberleninka.ru/ (дата обращения: 31.05.2026).</w:t>
      </w:r>
    </w:p>
    <w:p w:rsidR="00CC791A" w:rsidRDefault="00C37771">
      <w:pPr>
        <w:ind w:firstLine="708"/>
      </w:pPr>
      <w:r>
        <w:rPr>
          <w:color w:val="000000"/>
        </w:rPr>
        <w:t>16. Биометрия в банках и факторы, сдерживающие её развитие // Банковские услуги. — 2021. — № 4. — С. 36–52. — URL: https://cyberleninka.ru/ (дата обращения: 31.05.2026).</w:t>
      </w:r>
    </w:p>
    <w:p w:rsidR="00CC791A" w:rsidRDefault="00C37771">
      <w:pPr>
        <w:ind w:firstLine="708"/>
      </w:pPr>
      <w:r>
        <w:rPr>
          <w:color w:val="000000"/>
        </w:rPr>
        <w:t>17. Идентификация фазы развития и технологической зрелости инновационных продуктов на основе параметров демонстративного потребления / Е. В. Линская [и др.] // Новое в экономической кибернетике. — 2023. — № 1. — С. 188–195. — DOI 10.5281/zenodo.18048804.</w:t>
      </w:r>
    </w:p>
    <w:p w:rsidR="00CC791A" w:rsidRDefault="00C37771">
      <w:pPr>
        <w:ind w:firstLine="708"/>
      </w:pPr>
      <w:r>
        <w:rPr>
          <w:color w:val="000000"/>
        </w:rPr>
        <w:t>18. Маркетинговые стратегии инновационных продуктов и пути их совершенствования // Стратегии бизнеса. — 2022. — Т. 10, № 5. — С. 3–8. — URL: https://cyberleninka.ru/ (дата обращения: 31.05.2026).</w:t>
      </w:r>
    </w:p>
    <w:p w:rsidR="00CC791A" w:rsidRDefault="00C37771">
      <w:pPr>
        <w:ind w:firstLine="708"/>
      </w:pPr>
      <w:r>
        <w:rPr>
          <w:color w:val="000000"/>
        </w:rPr>
        <w:lastRenderedPageBreak/>
        <w:t>19. Маркетинговые стратегии продвижения инновационного продукта на рынок // Экономика и предпринимательство. — 2021. — № 11. — С. 3–9. — URL: https://cyberleninka.ru/ (дата обращения: 31.05.2026).</w:t>
      </w:r>
    </w:p>
    <w:p w:rsidR="00CC791A" w:rsidRDefault="00C37771">
      <w:pPr>
        <w:ind w:firstLine="708"/>
      </w:pPr>
      <w:r>
        <w:rPr>
          <w:color w:val="000000"/>
        </w:rPr>
        <w:t>20. Необходимость маркетинга в продвижении инновационных продуктов // Креативная экономика. — 2020. — Т. 14, № 7. — С. 9–16. — URL: https://cyberleninka.ru/ (дата обращения: 31.05.2026).</w:t>
      </w:r>
    </w:p>
    <w:p w:rsidR="00CC791A" w:rsidRDefault="00C37771">
      <w:pPr>
        <w:ind w:firstLine="708"/>
      </w:pPr>
      <w:r>
        <w:rPr>
          <w:color w:val="000000"/>
        </w:rPr>
        <w:t>21. Оборевич, А. А. Стратегия продвижения инновационного продукта на промышленном рынке: концептуальная модель / А. А. Оборевич, О. А. Третьяк // Российский журнал менеджмента. — 2021. — Т. 19, № 1. — С. 88–110.</w:t>
      </w:r>
    </w:p>
    <w:p w:rsidR="00CC791A" w:rsidRDefault="00C37771">
      <w:pPr>
        <w:ind w:firstLine="708"/>
      </w:pPr>
      <w:r>
        <w:rPr>
          <w:color w:val="000000"/>
        </w:rPr>
        <w:t>22. Особенности маркетинга инноваций // Вопросы инновационной экономики. — 2020. — Т. 10, № 4. — С. 9–18. — URL: https://cyberleninka.ru/ (дата обращения: 31.05.2026).</w:t>
      </w:r>
    </w:p>
    <w:p w:rsidR="00CC791A" w:rsidRDefault="00C37771">
      <w:pPr>
        <w:ind w:firstLine="708"/>
      </w:pPr>
      <w:r>
        <w:rPr>
          <w:color w:val="000000"/>
        </w:rPr>
        <w:t>23. Правовое регулирование использования биометрии в банковской сфере и проблемы по её охране // Юридическая наука. — 2022. — № 2. — С. 90–96. — URL: https://cyberleninka.ru/ (дата обращения: 31.05.2026).</w:t>
      </w:r>
    </w:p>
    <w:p w:rsidR="00CC791A" w:rsidRDefault="00C37771">
      <w:pPr>
        <w:ind w:firstLine="708"/>
      </w:pPr>
      <w:r>
        <w:rPr>
          <w:color w:val="000000"/>
        </w:rPr>
        <w:t>24. Применение биометрической идентификации в банках: проблемы и перспективы // Финансовые рынки и банки. — 2021. — № 6. — С. 100–110. — URL: https://cyberleninka.ru/ (дата обращения: 31.05.2026).</w:t>
      </w:r>
    </w:p>
    <w:p w:rsidR="00CC791A" w:rsidRDefault="00C37771">
      <w:pPr>
        <w:ind w:firstLine="708"/>
      </w:pPr>
      <w:r>
        <w:rPr>
          <w:color w:val="000000"/>
        </w:rPr>
        <w:t>25. Проблемы и перспективы развития биометрических технологий в банковской деятельности // Вестник науки. — 2022. — № 5. — С. 112–119. — URL: https://cyberleninka.ru/ (дата обращения: 31.05.2026).</w:t>
      </w:r>
    </w:p>
    <w:p w:rsidR="00CC791A" w:rsidRDefault="00C37771">
      <w:pPr>
        <w:keepNext/>
        <w:keepLines/>
        <w:spacing w:before="200" w:after="120"/>
        <w:jc w:val="center"/>
      </w:pPr>
      <w:r>
        <w:rPr>
          <w:b/>
          <w:bCs/>
          <w:color w:val="000000"/>
        </w:rPr>
        <w:t>IV. Финансовая отчётность и корпоративные документы</w:t>
      </w:r>
    </w:p>
    <w:p w:rsidR="00CC791A" w:rsidRDefault="00C37771">
      <w:pPr>
        <w:ind w:firstLine="708"/>
      </w:pPr>
      <w:r>
        <w:rPr>
          <w:color w:val="000000"/>
        </w:rPr>
        <w:t>26. Ак Барс Банк : Годовой отчёт за 2024 год / ПАО «АК БАРС» БАНК. — Казань, 2025. — 40 с. — URL: https://www.akbars.ru/about/reports/ (дата обращения: 31.05.2026).</w:t>
      </w:r>
    </w:p>
    <w:p w:rsidR="00CC791A" w:rsidRDefault="00C37771">
      <w:pPr>
        <w:ind w:firstLine="708"/>
      </w:pPr>
      <w:r>
        <w:rPr>
          <w:color w:val="000000"/>
        </w:rPr>
        <w:t>27. Биометрия АК БАРС БАНКа (Face2) : презентационные и проектные материалы / ПАО «АК БАРС» БАНК. — Казань, 2025. — Внутренний документ банка, предоставлен автору в ходе преддипломной практики.</w:t>
      </w:r>
    </w:p>
    <w:p w:rsidR="00CC791A" w:rsidRDefault="00C37771">
      <w:pPr>
        <w:ind w:firstLine="708"/>
      </w:pPr>
      <w:r>
        <w:rPr>
          <w:color w:val="000000"/>
        </w:rPr>
        <w:lastRenderedPageBreak/>
        <w:t>28. Информационная система Face2. Руководство по развёртыванию. Версия 1.0 / АО «Социальная Карта». — Казань, 2025. — Документ разработчика программного обеспечения, предоставлен автору в ходе преддипломной практики.</w:t>
      </w:r>
    </w:p>
    <w:p w:rsidR="00CC791A" w:rsidRDefault="00C37771">
      <w:pPr>
        <w:ind w:firstLine="708"/>
      </w:pPr>
      <w:r>
        <w:rPr>
          <w:color w:val="000000"/>
        </w:rPr>
        <w:t>29. Информационная система Face2. Функциональные возможности продукта. Версия 1.0 / АО «Социальная Карта». — Казань, 2025. — Документ разработчика программного обеспечения, предоставлен автору в ходе преддипломной практики.</w:t>
      </w:r>
    </w:p>
    <w:p w:rsidR="00CC791A" w:rsidRDefault="00C37771">
      <w:pPr>
        <w:ind w:firstLine="708"/>
      </w:pPr>
      <w:r>
        <w:rPr>
          <w:color w:val="000000"/>
        </w:rPr>
        <w:t>30. Раскрываемая годовая бухгалтерская (финансовая) отчётность за 2024 год / ПАО «АК БАРС» БАНК. — Казань, 2025. — URL: https://www.akbars.ru/about/reports/ (дата обращения: 31.05.2026).</w:t>
      </w:r>
    </w:p>
    <w:p w:rsidR="00CC791A" w:rsidRDefault="00C37771">
      <w:pPr>
        <w:ind w:firstLine="708"/>
      </w:pPr>
      <w:r>
        <w:rPr>
          <w:color w:val="000000"/>
        </w:rPr>
        <w:t>31. Финансовая отчётность ПАО «АК БАРС» БАНК за 2023 год. — Казань, 2024. — URL: https://www.akbars.ru/about/reports/ (дата обращения: 31.05.2026).</w:t>
      </w:r>
    </w:p>
    <w:p w:rsidR="00CC791A" w:rsidRDefault="00C37771">
      <w:pPr>
        <w:keepNext/>
        <w:keepLines/>
        <w:spacing w:before="200" w:after="120"/>
        <w:jc w:val="center"/>
      </w:pPr>
      <w:r>
        <w:rPr>
          <w:b/>
          <w:bCs/>
          <w:color w:val="000000"/>
        </w:rPr>
        <w:t>V. Электронные ресурсы</w:t>
      </w:r>
    </w:p>
    <w:p w:rsidR="00CC791A" w:rsidRDefault="00C37771">
      <w:pPr>
        <w:ind w:firstLine="708"/>
      </w:pPr>
      <w:r>
        <w:rPr>
          <w:color w:val="000000"/>
        </w:rPr>
        <w:t>32. Арялина, М. Узнать одного из тысячи: как биометрические системы стали нашей повседневностью / М. Арялина // Ведомости. Инновации и технологии. — 2026. — 11 марта. — URL: https://www.vedomosti.ru/ (дата обращения: 31.05.2026).</w:t>
      </w:r>
    </w:p>
    <w:p w:rsidR="00CC791A" w:rsidRDefault="00C37771">
      <w:pPr>
        <w:ind w:firstLine="708"/>
      </w:pPr>
      <w:r>
        <w:rPr>
          <w:color w:val="000000"/>
        </w:rPr>
        <w:t>33. Банк России. Обзор международного рынка биометрических технологий и их применение в финансовом секторе. — Москва, 2018. — 25 с. — URL: https://www.cbr.ru/ (дата обращения: 31.05.2026).</w:t>
      </w:r>
    </w:p>
    <w:p w:rsidR="00CC791A" w:rsidRDefault="00C37771">
      <w:pPr>
        <w:ind w:firstLine="708"/>
      </w:pPr>
      <w:r>
        <w:rPr>
          <w:color w:val="000000"/>
        </w:rPr>
        <w:t>34. Банк России. Платежи с использованием биометрии и QR-кодов во II квартале 2025 года : пресс-релиз. — Москва, 2025. — URL: https://www.cbr.ru/press/event/ (дата обращения: 31.05.2026).</w:t>
      </w:r>
    </w:p>
    <w:p w:rsidR="00CC791A" w:rsidRDefault="00C37771">
      <w:pPr>
        <w:ind w:firstLine="708"/>
      </w:pPr>
      <w:r>
        <w:rPr>
          <w:color w:val="000000"/>
        </w:rPr>
        <w:t>35. Банк России. Перечень банков, соответствующих требованиям пункта 5.7 статьи 7 Федерального закона от 7 августа 2001 г. № 115-ФЗ : по состоянию на 4 мая 2026 г. — Москва, 2026. — URL: https://www.cbr.ru/ (дата обращения: 31.05.2026).</w:t>
      </w:r>
    </w:p>
    <w:p w:rsidR="00CC791A" w:rsidRDefault="00C37771">
      <w:pPr>
        <w:ind w:firstLine="708"/>
      </w:pPr>
      <w:r>
        <w:rPr>
          <w:color w:val="000000"/>
        </w:rPr>
        <w:lastRenderedPageBreak/>
        <w:t>36. Банк России. Удалённая идентификация : описание механизма и этапы пользовательского пути. — Москва, [2024]. — URL: https://www.cbr.ru/ (дата обращения: 31.05.2026).</w:t>
      </w:r>
    </w:p>
    <w:p w:rsidR="00CC791A" w:rsidRDefault="00C37771">
      <w:pPr>
        <w:ind w:firstLine="708"/>
      </w:pPr>
      <w:r>
        <w:rPr>
          <w:color w:val="000000"/>
        </w:rPr>
        <w:t>37. Единая биометрическая система : официальный сайт оператора / АО «Центр биометрических технологий». — Москва, 2025. — URL: https://ebs.ru/citizens/ (дата обращения: 31.05.2026).</w:t>
      </w:r>
    </w:p>
    <w:p w:rsidR="00CC791A" w:rsidRDefault="00C37771">
      <w:pPr>
        <w:ind w:firstLine="708"/>
      </w:pPr>
      <w:r>
        <w:rPr>
          <w:color w:val="000000"/>
        </w:rPr>
        <w:t>38. Оплата улыбкой : статистика биометрических платежей ПАО Сбербанк за август 2024 года. — URL: https://www.sber.ru/ (дата обращения: 31.05.2026).</w:t>
      </w:r>
    </w:p>
    <w:p w:rsidR="00CC791A" w:rsidRDefault="00C37771">
      <w:pPr>
        <w:ind w:firstLine="708"/>
      </w:pPr>
      <w:r>
        <w:rPr>
          <w:color w:val="000000"/>
        </w:rPr>
        <w:t>39. TAdviser. АК БАРС Банк : подключение к Единой биометрической системе (2018) : проектная карточка // TAdviser. Государство. Бизнес. ИТ. — URL: https://www.tadviser.ru/ (дата обращения: 31.05.2026).</w:t>
      </w:r>
    </w:p>
    <w:p w:rsidR="00CC791A" w:rsidRDefault="00C37771">
      <w:pPr>
        <w:ind w:firstLine="708"/>
      </w:pPr>
      <w:r>
        <w:rPr>
          <w:color w:val="000000"/>
        </w:rPr>
        <w:t>40. VisionLabs : официальный сайт компании. — URL: https://visionlabs.ru/ (дата обращения: 31.05.2026).</w:t>
      </w:r>
    </w:p>
    <w:p w:rsidR="00CC791A" w:rsidRDefault="00C37771">
      <w:pPr>
        <w:ind w:firstLine="708"/>
      </w:pPr>
      <w:r>
        <w:rPr>
          <w:color w:val="000000"/>
        </w:rPr>
        <w:t>41. OVISION : официальный сайт компании. — URL: https://ovision.ru/ (дата обращения: 31.05.2026).</w:t>
      </w:r>
    </w:p>
    <w:sectPr w:rsidR="00CC791A">
      <w:pgSz w:w="11906" w:h="16838"/>
      <w:pgMar w:top="1134" w:right="567"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91A"/>
    <w:rsid w:val="006649EB"/>
    <w:rsid w:val="009575DA"/>
    <w:rsid w:val="00C37771"/>
    <w:rsid w:val="00CC79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2010"/>
  <w15:docId w15:val="{A5C3F92A-81E9-4063-BE46-B27AFA03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9575DA"/>
    <w:pPr>
      <w:spacing w:before="100" w:beforeAutospacing="1" w:after="100" w:afterAutospacing="1" w:line="240" w:lineRule="auto"/>
      <w:jc w:val="left"/>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575DA"/>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803304">
      <w:bodyDiv w:val="1"/>
      <w:marLeft w:val="0"/>
      <w:marRight w:val="0"/>
      <w:marTop w:val="0"/>
      <w:marBottom w:val="0"/>
      <w:divBdr>
        <w:top w:val="none" w:sz="0" w:space="0" w:color="auto"/>
        <w:left w:val="none" w:sz="0" w:space="0" w:color="auto"/>
        <w:bottom w:val="none" w:sz="0" w:space="0" w:color="auto"/>
        <w:right w:val="none" w:sz="0" w:space="0" w:color="auto"/>
      </w:divBdr>
      <w:divsChild>
        <w:div w:id="1151680555">
          <w:marLeft w:val="0"/>
          <w:marRight w:val="0"/>
          <w:marTop w:val="60"/>
          <w:marBottom w:val="0"/>
          <w:divBdr>
            <w:top w:val="none" w:sz="0" w:space="0" w:color="auto"/>
            <w:left w:val="none" w:sz="0" w:space="0" w:color="auto"/>
            <w:bottom w:val="none" w:sz="0" w:space="0" w:color="auto"/>
            <w:right w:val="none" w:sz="0" w:space="0" w:color="auto"/>
          </w:divBdr>
          <w:divsChild>
            <w:div w:id="588663658">
              <w:blockQuote w:val="1"/>
              <w:marLeft w:val="0"/>
              <w:marRight w:val="0"/>
              <w:marTop w:val="0"/>
              <w:marBottom w:val="0"/>
              <w:divBdr>
                <w:top w:val="none" w:sz="0" w:space="0" w:color="auto"/>
                <w:left w:val="none" w:sz="0" w:space="0" w:color="auto"/>
                <w:bottom w:val="none" w:sz="0" w:space="0" w:color="auto"/>
                <w:right w:val="none" w:sz="0" w:space="0" w:color="auto"/>
              </w:divBdr>
              <w:divsChild>
                <w:div w:id="2017731971">
                  <w:marLeft w:val="0"/>
                  <w:marRight w:val="0"/>
                  <w:marTop w:val="0"/>
                  <w:marBottom w:val="0"/>
                  <w:divBdr>
                    <w:top w:val="none" w:sz="0" w:space="0" w:color="auto"/>
                    <w:left w:val="none" w:sz="0" w:space="0" w:color="auto"/>
                    <w:bottom w:val="none" w:sz="0" w:space="0" w:color="auto"/>
                    <w:right w:val="none" w:sz="0" w:space="0" w:color="auto"/>
                  </w:divBdr>
                  <w:divsChild>
                    <w:div w:id="7332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13240">
          <w:marLeft w:val="0"/>
          <w:marRight w:val="0"/>
          <w:marTop w:val="300"/>
          <w:marBottom w:val="0"/>
          <w:divBdr>
            <w:top w:val="none" w:sz="0" w:space="0" w:color="auto"/>
            <w:left w:val="none" w:sz="0" w:space="0" w:color="auto"/>
            <w:bottom w:val="none" w:sz="0" w:space="0" w:color="auto"/>
            <w:right w:val="none" w:sz="0" w:space="0" w:color="auto"/>
          </w:divBdr>
          <w:divsChild>
            <w:div w:id="769739988">
              <w:marLeft w:val="0"/>
              <w:marRight w:val="0"/>
              <w:marTop w:val="0"/>
              <w:marBottom w:val="0"/>
              <w:divBdr>
                <w:top w:val="none" w:sz="0" w:space="0" w:color="auto"/>
                <w:left w:val="none" w:sz="0" w:space="0" w:color="auto"/>
                <w:bottom w:val="none" w:sz="0" w:space="0" w:color="auto"/>
                <w:right w:val="none" w:sz="0" w:space="0" w:color="auto"/>
              </w:divBdr>
              <w:divsChild>
                <w:div w:id="280845790">
                  <w:marLeft w:val="0"/>
                  <w:marRight w:val="0"/>
                  <w:marTop w:val="0"/>
                  <w:marBottom w:val="0"/>
                  <w:divBdr>
                    <w:top w:val="none" w:sz="0" w:space="0" w:color="auto"/>
                    <w:left w:val="none" w:sz="0" w:space="0" w:color="auto"/>
                    <w:bottom w:val="none" w:sz="0" w:space="0" w:color="auto"/>
                    <w:right w:val="none" w:sz="0" w:space="0" w:color="auto"/>
                  </w:divBdr>
                  <w:divsChild>
                    <w:div w:id="13314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100</Pages>
  <Words>28420</Words>
  <Characters>161997</Characters>
  <Application>Microsoft Office Word</Application>
  <DocSecurity>0</DocSecurity>
  <Lines>1349</Lines>
  <Paragraphs>380</Paragraphs>
  <ScaleCrop>false</ScaleCrop>
  <HeadingPairs>
    <vt:vector size="2" baseType="variant">
      <vt:variant>
        <vt:lpstr>Название</vt:lpstr>
      </vt:variant>
      <vt:variant>
        <vt:i4>1</vt:i4>
      </vt:variant>
    </vt:vector>
  </HeadingPairs>
  <TitlesOfParts>
    <vt:vector size="1" baseType="lpstr">
      <vt:lpstr>ВКР ГОТОВОЕ</vt:lpstr>
    </vt:vector>
  </TitlesOfParts>
  <Company>SPecialiST RePack</Company>
  <LinksUpToDate>false</LinksUpToDate>
  <CharactersWithSpaces>190037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ГОТОВОЕ</dc:title>
  <dc:creator>Автор</dc:creator>
  <cp:lastModifiedBy>Пользователь</cp:lastModifiedBy>
  <cp:revision>3</cp:revision>
  <dcterms:created xsi:type="dcterms:W3CDTF">2026-06-01T12:49:00Z</dcterms:created>
  <dcterms:modified xsi:type="dcterms:W3CDTF">2026-06-01T17:07:00Z</dcterms:modified>
</cp:coreProperties>
</file>